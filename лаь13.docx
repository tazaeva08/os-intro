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549ED4" w14:textId="77777777" w:rsidR="00BF48CA" w:rsidRPr="00BF48CA" w:rsidRDefault="00BF48CA" w:rsidP="00BF48C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РОССИЙСКИЙ УНИВЕРСИТЕТ ДРУЖБЫ НАРОДОВ</w:t>
      </w: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Факультет физико-математических и естественных наук</w:t>
      </w: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Кафедра прикладной информатики и теории вероятностей</w:t>
      </w:r>
    </w:p>
    <w:p w14:paraId="1B5E2022" w14:textId="77777777" w:rsidR="00BF48CA" w:rsidRPr="00BF48CA" w:rsidRDefault="00BF48CA" w:rsidP="00BF48C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ОТЧЕТ</w:t>
      </w: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ПО ЛАБОРАТОРНОЙ РАБОТЕ № 13</w:t>
      </w: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ins w:id="0" w:author="Unknown">
        <w:r w:rsidRPr="00BF48CA">
          <w:rPr>
            <w:rFonts w:ascii="Segoe UI" w:eastAsia="Times New Roman" w:hAnsi="Segoe UI" w:cs="Segoe UI"/>
            <w:b/>
            <w:bCs/>
            <w:sz w:val="24"/>
            <w:szCs w:val="24"/>
            <w:lang w:eastAsia="ru-RU"/>
          </w:rPr>
          <w:t>Программирование в командном процессоре ОС UNIX. Расширенное программирование</w:t>
        </w:r>
      </w:ins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br/>
        <w:t xml:space="preserve">дисциплина: </w:t>
      </w:r>
      <w:ins w:id="1" w:author="Unknown">
        <w:r w:rsidRPr="00BF48CA">
          <w:rPr>
            <w:rFonts w:ascii="Segoe UI" w:eastAsia="Times New Roman" w:hAnsi="Segoe UI" w:cs="Segoe UI"/>
            <w:sz w:val="24"/>
            <w:szCs w:val="24"/>
            <w:lang w:eastAsia="ru-RU"/>
          </w:rPr>
          <w:t>Операционные системы</w:t>
        </w:r>
      </w:ins>
    </w:p>
    <w:p w14:paraId="0503683C" w14:textId="77777777" w:rsidR="00BF48CA" w:rsidRPr="00BF48CA" w:rsidRDefault="00BF48CA" w:rsidP="00BF48CA">
      <w:pPr>
        <w:spacing w:before="100" w:beforeAutospacing="1" w:after="100" w:afterAutospacing="1" w:line="240" w:lineRule="auto"/>
        <w:jc w:val="right"/>
        <w:rPr>
          <w:rFonts w:ascii="Segoe UI" w:eastAsia="Times New Roman" w:hAnsi="Segoe UI" w:cs="Segoe UI"/>
          <w:sz w:val="24"/>
          <w:szCs w:val="24"/>
          <w:lang w:eastAsia="ru-RU"/>
        </w:rPr>
      </w:pPr>
      <w:ins w:id="2" w:author="Unknown">
        <w:r w:rsidRPr="00BF48CA">
          <w:rPr>
            <w:rFonts w:ascii="Segoe UI" w:eastAsia="Times New Roman" w:hAnsi="Segoe UI" w:cs="Segoe UI"/>
            <w:sz w:val="24"/>
            <w:szCs w:val="24"/>
            <w:lang w:eastAsia="ru-RU"/>
          </w:rPr>
          <w:t xml:space="preserve">Студент: Тазаева Анастасия Анатольевна </w:t>
        </w:r>
      </w:ins>
    </w:p>
    <w:p w14:paraId="6EC27BE4" w14:textId="77777777" w:rsidR="00BF48CA" w:rsidRPr="00BF48CA" w:rsidRDefault="00BF48CA" w:rsidP="00BF48CA">
      <w:pPr>
        <w:spacing w:before="100" w:beforeAutospacing="1" w:after="100" w:afterAutospacing="1" w:line="240" w:lineRule="auto"/>
        <w:jc w:val="right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Группа: НПИбд-02-20</w:t>
      </w:r>
    </w:p>
    <w:p w14:paraId="3617DF93" w14:textId="77777777" w:rsidR="00BF48CA" w:rsidRPr="00BF48CA" w:rsidRDefault="00BF48CA" w:rsidP="00BF48C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МОСКВА 2021г. </w:t>
      </w:r>
    </w:p>
    <w:p w14:paraId="4CE8ED15" w14:textId="77777777" w:rsidR="00BF48CA" w:rsidRPr="00BF48CA" w:rsidRDefault="00BF48CA" w:rsidP="00BF48C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pict w14:anchorId="089A86F3">
          <v:rect id="_x0000_i1025" style="width:0;height:1.5pt" o:hralign="center" o:hrstd="t" o:hr="t" fillcolor="#a0a0a0" stroked="f"/>
        </w:pict>
      </w:r>
    </w:p>
    <w:p w14:paraId="1EDC20F0" w14:textId="77777777" w:rsidR="00BF48CA" w:rsidRPr="00BF48CA" w:rsidRDefault="00BF48CA" w:rsidP="00BF48C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Содержание:</w:t>
      </w:r>
    </w:p>
    <w:p w14:paraId="7DE856A6" w14:textId="77777777" w:rsidR="00BF48CA" w:rsidRPr="00BF48CA" w:rsidRDefault="00BF48CA" w:rsidP="00BF48C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Цель работы</w:t>
      </w:r>
    </w:p>
    <w:p w14:paraId="555118BD" w14:textId="77777777" w:rsidR="00BF48CA" w:rsidRPr="00BF48CA" w:rsidRDefault="00BF48CA" w:rsidP="00BF48C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Задания</w:t>
      </w:r>
    </w:p>
    <w:p w14:paraId="232EDD02" w14:textId="77777777" w:rsidR="00BF48CA" w:rsidRPr="00BF48CA" w:rsidRDefault="00BF48CA" w:rsidP="00BF48C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Ход работы</w:t>
      </w:r>
    </w:p>
    <w:p w14:paraId="57E1611A" w14:textId="77777777" w:rsidR="00BF48CA" w:rsidRPr="00BF48CA" w:rsidRDefault="00BF48CA" w:rsidP="00BF48C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Контрольные вопросы(ответы)</w:t>
      </w:r>
    </w:p>
    <w:p w14:paraId="7C57184E" w14:textId="77777777" w:rsidR="00BF48CA" w:rsidRPr="00BF48CA" w:rsidRDefault="00BF48CA" w:rsidP="00BF48C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Выводы</w:t>
      </w:r>
    </w:p>
    <w:p w14:paraId="344C5DD3" w14:textId="77777777" w:rsidR="00BF48CA" w:rsidRPr="00BF48CA" w:rsidRDefault="00BF48CA" w:rsidP="00BF48C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pict w14:anchorId="2B37BD38">
          <v:rect id="_x0000_i1026" style="width:0;height:1.5pt" o:hralign="center" o:hrstd="t" o:hr="t" fillcolor="#a0a0a0" stroked="f"/>
        </w:pict>
      </w:r>
    </w:p>
    <w:p w14:paraId="70B83A4C" w14:textId="77777777" w:rsidR="00BF48CA" w:rsidRPr="00BF48CA" w:rsidRDefault="00BF48CA" w:rsidP="00BF48C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Цель работы:</w:t>
      </w:r>
    </w:p>
    <w:p w14:paraId="66A15CDC" w14:textId="77777777" w:rsidR="00BF48CA" w:rsidRPr="00BF48CA" w:rsidRDefault="00BF48CA" w:rsidP="00BF48C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p w14:paraId="57744973" w14:textId="77777777" w:rsidR="00BF48CA" w:rsidRPr="00BF48CA" w:rsidRDefault="00BF48CA" w:rsidP="00BF48C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pict w14:anchorId="1462D5E1">
          <v:rect id="_x0000_i1027" style="width:0;height:1.5pt" o:hralign="center" o:hrstd="t" o:hr="t" fillcolor="#a0a0a0" stroked="f"/>
        </w:pict>
      </w:r>
    </w:p>
    <w:p w14:paraId="23329F57" w14:textId="77777777" w:rsidR="00BF48CA" w:rsidRPr="00BF48CA" w:rsidRDefault="00BF48CA" w:rsidP="00BF48C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Задания:</w:t>
      </w:r>
    </w:p>
    <w:p w14:paraId="681788EC" w14:textId="77777777" w:rsidR="00BF48CA" w:rsidRPr="00BF48CA" w:rsidRDefault="00BF48CA" w:rsidP="00BF48C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Написать командный файл, реализующий упрощённый механизм семафоров. Командный файл должен в течение некоторого времени t1 дожидаться освобождения ресурса, выдавая об этом сообщение, а дождавшись его освобождения, использовать его в течение некоторого времени t2&lt;&gt;t1, также выдавая информацию о том, что ресурс используется соответствующим командным файлом (процессом). Запустить командный файл в одном виртуальном терминале в фоновом режиме, перенаправив его вывод в другой (&gt; /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dev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/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tty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#, где # — номер терминала куда перенаправляется вывод), в котором также запущен этот файл, но не </w:t>
      </w: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lastRenderedPageBreak/>
        <w:t>фоновом, а в привилегированном режиме. Доработать программу так, чтобы имелась возможность взаимодействия трёх и более процессов.</w:t>
      </w:r>
    </w:p>
    <w:p w14:paraId="69ECA80A" w14:textId="77777777" w:rsidR="00BF48CA" w:rsidRPr="00BF48CA" w:rsidRDefault="00BF48CA" w:rsidP="00BF48C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Реализовать команду 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man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с помощью командного файла. Изучите содержимое каталога /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usr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/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share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/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man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/man1. В нем находятся архивы текстовых файлов, содержащих справку по большинству установленных в системе программ и команд. Каждый архив можно открыть командой 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less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сразу же просмотрев содержимое справки. Командный файл должен получать в виде аргумента командной строки название команды и в виде результата выдавать справку об этой команде или сообщение об отсутствии справки, если соответствующего файла нет в каталоге man1.</w:t>
      </w:r>
    </w:p>
    <w:p w14:paraId="36F76D76" w14:textId="77777777" w:rsidR="00BF48CA" w:rsidRPr="00BF48CA" w:rsidRDefault="00BF48CA" w:rsidP="00BF48C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Используя встроенную переменную $RANDOM, напишите командный файл, генерирующий случайную последовательность букв латинского алфавита. Учтите, что $RANDOM выдаёт псевдослучайные числа в диапазоне от 0 до 32767.</w:t>
      </w:r>
    </w:p>
    <w:p w14:paraId="4D2F1BF0" w14:textId="77777777" w:rsidR="00BF48CA" w:rsidRPr="00BF48CA" w:rsidRDefault="00BF48CA" w:rsidP="00BF48C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pict w14:anchorId="2EB3C59F">
          <v:rect id="_x0000_i1028" style="width:0;height:1.5pt" o:hralign="center" o:hrstd="t" o:hr="t" fillcolor="#a0a0a0" stroked="f"/>
        </w:pict>
      </w:r>
    </w:p>
    <w:p w14:paraId="234F9863" w14:textId="77777777" w:rsidR="00BF48CA" w:rsidRPr="00BF48CA" w:rsidRDefault="00BF48CA" w:rsidP="00BF48C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Ход работы:</w:t>
      </w:r>
    </w:p>
    <w:p w14:paraId="3F95CB68" w14:textId="77777777" w:rsidR="00BF48CA" w:rsidRPr="00BF48CA" w:rsidRDefault="00BF48CA" w:rsidP="00BF48C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С помощью команды 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emacs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создала файл(рис.1), в котором и написала код, который реализует механизм семафоров(рис.2). Не забываем дать права на выполнение юзеру с помощью команды 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chmod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u+x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(файл)(рис.3)</w:t>
      </w:r>
    </w:p>
    <w:p w14:paraId="70A92C85" w14:textId="77777777" w:rsidR="00BF48CA" w:rsidRPr="00BF48CA" w:rsidRDefault="00BF48CA" w:rsidP="00BF48C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BF48CA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23758AEA" wp14:editId="6F5EF62E">
            <wp:extent cx="6629400" cy="3505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(рис.1)</w:t>
      </w: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BF48CA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291729A0" wp14:editId="78A4B85D">
            <wp:extent cx="4808220" cy="4465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(рис.2)</w:t>
      </w: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BF48CA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6241AE6F" wp14:editId="0CCDD2D6">
            <wp:extent cx="7162800" cy="19964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(рис.3)</w:t>
      </w:r>
    </w:p>
    <w:p w14:paraId="251DDF0F" w14:textId="77777777" w:rsidR="00BF48CA" w:rsidRPr="00BF48CA" w:rsidRDefault="00BF48CA" w:rsidP="00BF48C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br/>
        <w:t>Проверила работу(рис.3). Работает успешно.</w:t>
      </w:r>
    </w:p>
    <w:p w14:paraId="0602F5EE" w14:textId="77777777" w:rsidR="00BF48CA" w:rsidRPr="00BF48CA" w:rsidRDefault="00BF48CA" w:rsidP="00BF48C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Далее реализовала команду 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man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с помощью командного файла. Сначала нам необходимо было изучить содержимое каталога /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usr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/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share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/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man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/man1(рис.4-5). Заметила, что там все файлы имеют расширение 1.bz2. 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Cоздаем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файл для второго задания (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emacs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second_task.sh). Даем себе права на выполнение (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chmod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u+x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srcond_task.sh). Ну и сам командный файл выглядит так(рис.6-7)</w:t>
      </w:r>
    </w:p>
    <w:p w14:paraId="3AA156C5" w14:textId="77777777" w:rsidR="00BF48CA" w:rsidRPr="00BF48CA" w:rsidRDefault="00BF48CA" w:rsidP="00BF48C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lastRenderedPageBreak/>
        <w:br/>
      </w:r>
      <w:r w:rsidRPr="00BF48CA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4F1E0E8B" wp14:editId="4F20CA2E">
            <wp:extent cx="6918960" cy="7162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(рис.4)</w:t>
      </w: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BF48CA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37F91ED4" wp14:editId="6B2075DE">
            <wp:extent cx="6400800" cy="48691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(рис.5)</w:t>
      </w: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BF48CA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5756B118" wp14:editId="33D4D1D7">
            <wp:extent cx="7810500" cy="77800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778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(рис.6)</w:t>
      </w: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BF48CA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06830312" wp14:editId="6B197478">
            <wp:extent cx="6781800" cy="342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(рис.7)</w:t>
      </w:r>
    </w:p>
    <w:p w14:paraId="5A8A9CF4" w14:textId="77777777" w:rsidR="00BF48CA" w:rsidRPr="00BF48CA" w:rsidRDefault="00BF48CA" w:rsidP="00BF48C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Проверила работу командного </w:t>
      </w:r>
      <w:proofErr w:type="gram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файла.(</w:t>
      </w:r>
      <w:proofErr w:type="gram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рис.8) Код справился с заданием и вывел нам информацию и 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zstd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.(рис.9)</w:t>
      </w:r>
    </w:p>
    <w:p w14:paraId="12B4313B" w14:textId="77777777" w:rsidR="00BF48CA" w:rsidRPr="00BF48CA" w:rsidRDefault="00BF48CA" w:rsidP="00BF48C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lastRenderedPageBreak/>
        <w:br/>
      </w:r>
      <w:r w:rsidRPr="00BF48CA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4A9622DE" wp14:editId="7CC4817A">
            <wp:extent cx="7353300" cy="38709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(рис.8)</w:t>
      </w: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BF48CA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19A81591" wp14:editId="6050130C">
            <wp:extent cx="7764780" cy="454152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(рис.9)</w:t>
      </w:r>
    </w:p>
    <w:p w14:paraId="25D17030" w14:textId="77777777" w:rsidR="00BF48CA" w:rsidRPr="00BF48CA" w:rsidRDefault="00BF48CA" w:rsidP="00BF48C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lastRenderedPageBreak/>
        <w:t xml:space="preserve">Создаем командный файл, который будет выводить на экран 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рандомные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буквы. Для этого создаем файл и даем ему права(рис.10):</w:t>
      </w: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br/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emacs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third_task.sh</w:t>
      </w: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br/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chmod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u+x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third_task.sh</w:t>
      </w:r>
    </w:p>
    <w:p w14:paraId="6EC9AD6A" w14:textId="77777777" w:rsidR="00BF48CA" w:rsidRPr="00BF48CA" w:rsidRDefault="00BF48CA" w:rsidP="00BF48C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BF48CA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7AF7961D" wp14:editId="0746BFD0">
            <wp:extent cx="7269480" cy="662940"/>
            <wp:effectExtent l="0" t="0" r="762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4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(рис.10)</w:t>
      </w: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BF48CA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403949FB" wp14:editId="70D7FD98">
            <wp:extent cx="3390900" cy="11125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(рис.11)</w:t>
      </w: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BF48CA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2928A123" wp14:editId="16BA8B5E">
            <wp:extent cx="6377940" cy="634746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(рис.12)</w:t>
      </w:r>
    </w:p>
    <w:p w14:paraId="4A0E9C64" w14:textId="77777777" w:rsidR="00BF48CA" w:rsidRPr="00BF48CA" w:rsidRDefault="00BF48CA" w:rsidP="00BF48C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Далее сам код и его </w:t>
      </w:r>
      <w:proofErr w:type="gram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проверка(</w:t>
      </w:r>
      <w:proofErr w:type="gram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рис.11 и 12).</w:t>
      </w:r>
    </w:p>
    <w:p w14:paraId="2D927CEC" w14:textId="77777777" w:rsidR="00BF48CA" w:rsidRPr="00BF48CA" w:rsidRDefault="00BF48CA" w:rsidP="00BF48C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pict w14:anchorId="41B13709">
          <v:rect id="_x0000_i1029" style="width:0;height:1.5pt" o:hralign="center" o:hrstd="t" o:hr="t" fillcolor="#a0a0a0" stroked="f"/>
        </w:pict>
      </w:r>
    </w:p>
    <w:p w14:paraId="67CF4658" w14:textId="77777777" w:rsidR="00BF48CA" w:rsidRPr="00BF48CA" w:rsidRDefault="00BF48CA" w:rsidP="00BF48C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Контрольные вопросы:</w:t>
      </w:r>
    </w:p>
    <w:p w14:paraId="15CA8B4B" w14:textId="77777777" w:rsidR="00BF48CA" w:rsidRPr="00BF48CA" w:rsidRDefault="00BF48CA" w:rsidP="00BF48C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Найдите синтаксическую ошибку в следующей строке:</w:t>
      </w:r>
    </w:p>
    <w:p w14:paraId="164E7040" w14:textId="77777777" w:rsidR="00BF48CA" w:rsidRPr="00BF48CA" w:rsidRDefault="00BF48CA" w:rsidP="00BF48C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while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[$</w:t>
      </w:r>
      <w:proofErr w:type="gram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1 !</w:t>
      </w:r>
      <w:proofErr w:type="gram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= "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exit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"]</w:t>
      </w:r>
    </w:p>
    <w:p w14:paraId="5A34FCF9" w14:textId="77777777" w:rsidR="00BF48CA" w:rsidRPr="00BF48CA" w:rsidRDefault="00BF48CA" w:rsidP="00BF48C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$1.</w:t>
      </w:r>
    </w:p>
    <w:p w14:paraId="3DD9BF5D" w14:textId="77777777" w:rsidR="00BF48CA" w:rsidRPr="00BF48CA" w:rsidRDefault="00BF48CA" w:rsidP="00BF48C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Так же между скобками должны быть пробелы. В противном случае скобки и рядом стоящие символы будут восприниматься как одно целое</w:t>
      </w:r>
    </w:p>
    <w:p w14:paraId="658F23A1" w14:textId="77777777" w:rsidR="00BF48CA" w:rsidRPr="00BF48CA" w:rsidRDefault="00BF48CA" w:rsidP="00BF48C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lastRenderedPageBreak/>
        <w:t>Как объединить (конкатенация) несколько строк в одну?</w:t>
      </w:r>
    </w:p>
    <w:p w14:paraId="3F56D751" w14:textId="77777777" w:rsidR="00BF48CA" w:rsidRPr="00BF48CA" w:rsidRDefault="00BF48CA" w:rsidP="00BF48C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val="en-US" w:eastAsia="ru-RU"/>
        </w:rPr>
        <w:t>cat file.txt | xargs | sed -e 's/. /.\n/g'</w:t>
      </w:r>
    </w:p>
    <w:p w14:paraId="018F13A0" w14:textId="77777777" w:rsidR="00BF48CA" w:rsidRPr="00BF48CA" w:rsidRDefault="00BF48CA" w:rsidP="00BF48C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Найдите информацию об утилите 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seq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. Какими иными способами можно реализовать её функционал при программировании на 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bash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?</w:t>
      </w:r>
    </w:p>
    <w:p w14:paraId="68F08264" w14:textId="77777777" w:rsidR="00BF48CA" w:rsidRPr="00BF48CA" w:rsidRDefault="00BF48CA" w:rsidP="00BF48C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seq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- выдает последовательность чисел.</w:t>
      </w:r>
    </w:p>
    <w:p w14:paraId="6DC7290B" w14:textId="77777777" w:rsidR="00BF48CA" w:rsidRPr="00BF48CA" w:rsidRDefault="00BF48CA" w:rsidP="00BF48C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Реализовать ее функционал можно командой</w:t>
      </w:r>
    </w:p>
    <w:p w14:paraId="0C7E73D3" w14:textId="77777777" w:rsidR="00BF48CA" w:rsidRPr="00BF48CA" w:rsidRDefault="00BF48CA" w:rsidP="00BF48C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val="en-US" w:eastAsia="ru-RU"/>
        </w:rPr>
        <w:t>for n in {1..5}</w:t>
      </w:r>
    </w:p>
    <w:p w14:paraId="6A2E1D9F" w14:textId="77777777" w:rsidR="00BF48CA" w:rsidRPr="00BF48CA" w:rsidRDefault="00BF48CA" w:rsidP="00BF48C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val="en-US"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val="en-US" w:eastAsia="ru-RU"/>
        </w:rPr>
        <w:t>do &lt;</w:t>
      </w: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КОМАНДА</w:t>
      </w:r>
      <w:r w:rsidRPr="00BF48CA">
        <w:rPr>
          <w:rFonts w:ascii="Segoe UI" w:eastAsia="Times New Roman" w:hAnsi="Segoe UI" w:cs="Segoe UI"/>
          <w:sz w:val="24"/>
          <w:szCs w:val="24"/>
          <w:lang w:val="en-US" w:eastAsia="ru-RU"/>
        </w:rPr>
        <w:t>&gt;</w:t>
      </w:r>
    </w:p>
    <w:p w14:paraId="063350E8" w14:textId="77777777" w:rsidR="00BF48CA" w:rsidRPr="00BF48CA" w:rsidRDefault="00BF48CA" w:rsidP="00BF48C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done</w:t>
      </w:r>
      <w:proofErr w:type="spellEnd"/>
    </w:p>
    <w:p w14:paraId="79B37638" w14:textId="77777777" w:rsidR="00BF48CA" w:rsidRPr="00BF48CA" w:rsidRDefault="00BF48CA" w:rsidP="00BF48C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Какой результат даст вычисление выражения $((10/3))?</w:t>
      </w:r>
    </w:p>
    <w:p w14:paraId="74CB4D68" w14:textId="77777777" w:rsidR="00BF48CA" w:rsidRPr="00BF48CA" w:rsidRDefault="00BF48CA" w:rsidP="00BF48C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3</w:t>
      </w:r>
    </w:p>
    <w:p w14:paraId="366593C8" w14:textId="77777777" w:rsidR="00BF48CA" w:rsidRPr="00BF48CA" w:rsidRDefault="00BF48CA" w:rsidP="00BF48C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Укажите кратко основные отличия командной оболочки 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zsh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от 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bash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.</w:t>
      </w:r>
    </w:p>
    <w:p w14:paraId="71E32304" w14:textId="77777777" w:rsidR="00BF48CA" w:rsidRPr="00BF48CA" w:rsidRDefault="00BF48CA" w:rsidP="00BF48C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Zsh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очень сильно упрощает работу. Но существуют различия. Например, в 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zsh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после 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for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обязательно вставлять пробел, нумерация массивов в 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zsh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начинается с 1 (что не особо удобно на самом деле).</w:t>
      </w:r>
    </w:p>
    <w:p w14:paraId="31C3359C" w14:textId="77777777" w:rsidR="00BF48CA" w:rsidRPr="00BF48CA" w:rsidRDefault="00BF48CA" w:rsidP="00BF48C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Если вы собираетесь писать скрипт, который легко будет запускать множество разработчиков, то я рекомендуется 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Bash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. Если скрипты вам не нужны - 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Zsh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(более простая работа с файлами, например)</w:t>
      </w:r>
    </w:p>
    <w:p w14:paraId="28EC5D8B" w14:textId="77777777" w:rsidR="00BF48CA" w:rsidRPr="00BF48CA" w:rsidRDefault="00BF48CA" w:rsidP="00BF48C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Проверьте, верен ли синтаксис данной конструкции 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for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((a=1; a &lt;= LIMIT; a++))</w:t>
      </w:r>
    </w:p>
    <w:p w14:paraId="0ECD55FF" w14:textId="77777777" w:rsidR="00BF48CA" w:rsidRPr="00BF48CA" w:rsidRDefault="00BF48CA" w:rsidP="00BF48C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Верен</w:t>
      </w:r>
    </w:p>
    <w:p w14:paraId="7668C976" w14:textId="77777777" w:rsidR="00BF48CA" w:rsidRPr="00BF48CA" w:rsidRDefault="00BF48CA" w:rsidP="00BF48C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Сравните язык 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bash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с какими-либо языками программирования. Какие преимущества у 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bash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по сравнению с ними? Какие недостатки?</w:t>
      </w:r>
    </w:p>
    <w:p w14:paraId="2D05AC0E" w14:textId="77777777" w:rsidR="00BF48CA" w:rsidRPr="00BF48CA" w:rsidRDefault="00BF48CA" w:rsidP="00BF48C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Bash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позволяет очень легко работать с файловой системой без лишних конструкций (</w:t>
      </w:r>
      <w:proofErr w:type="gram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в отличи</w:t>
      </w:r>
      <w:proofErr w:type="gram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от обычного языка программирования). Но относительно обычных языков программирования </w:t>
      </w:r>
      <w:proofErr w:type="spellStart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bash</w:t>
      </w:r>
      <w:proofErr w:type="spellEnd"/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 xml:space="preserve"> очень сжат. Тот же Си имеет гораздо более широкие возможности для разработчика.</w:t>
      </w:r>
    </w:p>
    <w:p w14:paraId="4DA6560C" w14:textId="77777777" w:rsidR="00BF48CA" w:rsidRPr="00BF48CA" w:rsidRDefault="00BF48CA" w:rsidP="00BF48C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pict w14:anchorId="469918AE">
          <v:rect id="_x0000_i1030" style="width:0;height:1.5pt" o:hralign="center" o:hrstd="t" o:hr="t" fillcolor="#a0a0a0" stroked="f"/>
        </w:pict>
      </w:r>
    </w:p>
    <w:p w14:paraId="013FF6B6" w14:textId="77777777" w:rsidR="00BF48CA" w:rsidRPr="00BF48CA" w:rsidRDefault="00BF48CA" w:rsidP="00BF48C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t>ВЫВОД:</w:t>
      </w:r>
    </w:p>
    <w:p w14:paraId="0DE84A42" w14:textId="77777777" w:rsidR="00BF48CA" w:rsidRPr="00BF48CA" w:rsidRDefault="00BF48CA" w:rsidP="00BF48C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BF48CA">
        <w:rPr>
          <w:rFonts w:ascii="Segoe UI" w:eastAsia="Times New Roman" w:hAnsi="Segoe UI" w:cs="Segoe UI"/>
          <w:sz w:val="24"/>
          <w:szCs w:val="24"/>
          <w:lang w:eastAsia="ru-RU"/>
        </w:rPr>
        <w:lastRenderedPageBreak/>
        <w:t>В ходе лабораторной работы я изучила основы программирования в оболочке ОС UNIX. Научилась писать более сложные командные файлы с использованием логических управляющих конструкций и циклов</w:t>
      </w:r>
    </w:p>
    <w:p w14:paraId="002334AD" w14:textId="77777777" w:rsidR="00ED6D55" w:rsidRDefault="00ED6D55"/>
    <w:sectPr w:rsidR="00ED6D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8C34B3"/>
    <w:multiLevelType w:val="multilevel"/>
    <w:tmpl w:val="D92ADE2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037F33"/>
    <w:multiLevelType w:val="multilevel"/>
    <w:tmpl w:val="14A2DC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18419F"/>
    <w:multiLevelType w:val="multilevel"/>
    <w:tmpl w:val="81A651A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5B2677"/>
    <w:multiLevelType w:val="multilevel"/>
    <w:tmpl w:val="C5D40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5E7483"/>
    <w:multiLevelType w:val="multilevel"/>
    <w:tmpl w:val="1F903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2161E8"/>
    <w:multiLevelType w:val="multilevel"/>
    <w:tmpl w:val="9A24E28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7120F1"/>
    <w:multiLevelType w:val="multilevel"/>
    <w:tmpl w:val="FF7CD4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CD0458"/>
    <w:multiLevelType w:val="multilevel"/>
    <w:tmpl w:val="8DFA5C8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E32778"/>
    <w:multiLevelType w:val="multilevel"/>
    <w:tmpl w:val="D2EC37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8B36D1"/>
    <w:multiLevelType w:val="multilevel"/>
    <w:tmpl w:val="3EC69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103045B"/>
    <w:multiLevelType w:val="multilevel"/>
    <w:tmpl w:val="B2E80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D47FC6"/>
    <w:multiLevelType w:val="multilevel"/>
    <w:tmpl w:val="4B7074B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9"/>
  </w:num>
  <w:num w:numId="3">
    <w:abstractNumId w:val="4"/>
  </w:num>
  <w:num w:numId="4">
    <w:abstractNumId w:val="6"/>
  </w:num>
  <w:num w:numId="5">
    <w:abstractNumId w:val="8"/>
  </w:num>
  <w:num w:numId="6">
    <w:abstractNumId w:val="3"/>
  </w:num>
  <w:num w:numId="7">
    <w:abstractNumId w:val="1"/>
  </w:num>
  <w:num w:numId="8">
    <w:abstractNumId w:val="11"/>
  </w:num>
  <w:num w:numId="9">
    <w:abstractNumId w:val="7"/>
  </w:num>
  <w:num w:numId="10">
    <w:abstractNumId w:val="2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6AA"/>
    <w:rsid w:val="00A716AA"/>
    <w:rsid w:val="00BF48CA"/>
    <w:rsid w:val="00ED6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BB9FAD-B307-4D73-8E6E-EBC072505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2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7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724</Words>
  <Characters>4131</Characters>
  <Application>Microsoft Office Word</Application>
  <DocSecurity>0</DocSecurity>
  <Lines>34</Lines>
  <Paragraphs>9</Paragraphs>
  <ScaleCrop>false</ScaleCrop>
  <Company/>
  <LinksUpToDate>false</LinksUpToDate>
  <CharactersWithSpaces>4846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Тазаева Анастасия Анатольевна</dc:creator>
  <cp:keywords/>
  <dc:description/>
  <cp:lastModifiedBy>Тазаева Анастасия Анатольевна</cp:lastModifiedBy>
  <cp:revision>2</cp:revision>
  <dcterms:created xsi:type="dcterms:W3CDTF">2021-06-05T15:03:00Z</dcterms:created>
  <dcterms:modified xsi:type="dcterms:W3CDTF">2021-06-05T15:04:00Z</dcterms:modified>
</cp:coreProperties>
</file>