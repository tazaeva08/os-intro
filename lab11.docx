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F8FD8C" w14:textId="5BF439F8" w:rsidR="00510D7C" w:rsidRDefault="00510D7C" w:rsidP="00510D7C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РОССИЙСКИЙ УНИВЕРСИТЕТ ДРУЖБЫ НАРОДОВ</w:t>
      </w: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Факультет физико-математических и естественных наук</w:t>
      </w: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Кафедра прикладной информатики и теории вероятностей</w:t>
      </w:r>
    </w:p>
    <w:p w14:paraId="4360BABB" w14:textId="70E87764" w:rsidR="0094282C" w:rsidRDefault="0094282C" w:rsidP="00510D7C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</w:p>
    <w:p w14:paraId="213920E8" w14:textId="27B01536" w:rsidR="0094282C" w:rsidRDefault="0094282C" w:rsidP="00510D7C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</w:p>
    <w:p w14:paraId="292A838C" w14:textId="5F055DE9" w:rsidR="0094282C" w:rsidRDefault="0094282C" w:rsidP="00510D7C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</w:p>
    <w:p w14:paraId="6BF09B7E" w14:textId="088A278A" w:rsidR="0094282C" w:rsidRDefault="0094282C" w:rsidP="00510D7C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</w:p>
    <w:p w14:paraId="371B88DD" w14:textId="365E54D0" w:rsidR="0094282C" w:rsidRDefault="0094282C" w:rsidP="00510D7C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</w:p>
    <w:p w14:paraId="5BE870D3" w14:textId="77777777" w:rsidR="0094282C" w:rsidRPr="00510D7C" w:rsidRDefault="0094282C" w:rsidP="00510D7C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512399F5" w14:textId="68145520" w:rsidR="00510D7C" w:rsidRDefault="00510D7C" w:rsidP="00510D7C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ОТЧЕТ</w:t>
      </w: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ПО ЛАБОРАТОРНОЙ РАБОТЕ № 11</w:t>
      </w: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ins w:id="0" w:author="Unknown">
        <w:r w:rsidRPr="00510D7C">
          <w:rPr>
            <w:rFonts w:ascii="Segoe UI" w:eastAsia="Times New Roman" w:hAnsi="Segoe UI" w:cs="Segoe UI"/>
            <w:b/>
            <w:bCs/>
            <w:sz w:val="24"/>
            <w:szCs w:val="24"/>
            <w:lang w:eastAsia="ru-RU"/>
          </w:rPr>
          <w:t>Программирование в командном процессоре ОС UNIX. Командные файлы</w:t>
        </w:r>
      </w:ins>
      <w:r w:rsidRPr="00510D7C">
        <w:rPr>
          <w:rFonts w:ascii="Segoe UI" w:eastAsia="Times New Roman" w:hAnsi="Segoe UI" w:cs="Segoe UI"/>
          <w:sz w:val="24"/>
          <w:szCs w:val="24"/>
          <w:lang w:eastAsia="ru-RU"/>
        </w:rPr>
        <w:br/>
        <w:t xml:space="preserve">дисциплина: </w:t>
      </w:r>
      <w:ins w:id="1" w:author="Unknown">
        <w:r w:rsidRPr="00510D7C">
          <w:rPr>
            <w:rFonts w:ascii="Segoe UI" w:eastAsia="Times New Roman" w:hAnsi="Segoe UI" w:cs="Segoe UI"/>
            <w:sz w:val="24"/>
            <w:szCs w:val="24"/>
            <w:lang w:eastAsia="ru-RU"/>
          </w:rPr>
          <w:t>Операционные системы</w:t>
        </w:r>
      </w:ins>
    </w:p>
    <w:p w14:paraId="6F129645" w14:textId="371BD99E" w:rsidR="0094282C" w:rsidRDefault="0094282C" w:rsidP="00510D7C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42784250" w14:textId="1A94CE95" w:rsidR="0094282C" w:rsidRDefault="0094282C" w:rsidP="00510D7C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59C5E399" w14:textId="17B94AA3" w:rsidR="0094282C" w:rsidRDefault="0094282C" w:rsidP="00510D7C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3A7111D4" w14:textId="1EC5B7DA" w:rsidR="0094282C" w:rsidRDefault="0094282C" w:rsidP="00510D7C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222AE4C3" w14:textId="6296DA04" w:rsidR="0094282C" w:rsidRDefault="0094282C" w:rsidP="00510D7C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5036A8BD" w14:textId="77777777" w:rsidR="0094282C" w:rsidRPr="00510D7C" w:rsidRDefault="0094282C" w:rsidP="00510D7C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5DD62B63" w14:textId="77777777" w:rsidR="00510D7C" w:rsidRPr="00510D7C" w:rsidRDefault="00510D7C" w:rsidP="00510D7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ins w:id="2" w:author="Unknown">
        <w:r w:rsidRPr="00510D7C">
          <w:rPr>
            <w:rFonts w:ascii="Segoe UI" w:eastAsia="Times New Roman" w:hAnsi="Segoe UI" w:cs="Segoe UI"/>
            <w:sz w:val="24"/>
            <w:szCs w:val="24"/>
            <w:lang w:eastAsia="ru-RU"/>
          </w:rPr>
          <w:t>Студент: Тазаева Анастасия Анатольевна</w:t>
        </w:r>
        <w:r w:rsidRPr="00510D7C">
          <w:rPr>
            <w:rFonts w:ascii="Segoe UI" w:eastAsia="Times New Roman" w:hAnsi="Segoe UI" w:cs="Segoe UI"/>
            <w:sz w:val="24"/>
            <w:szCs w:val="24"/>
            <w:lang w:eastAsia="ru-RU"/>
          </w:rPr>
          <w:br/>
          <w:t>Группа: НПИбд-02-20</w:t>
        </w:r>
      </w:ins>
    </w:p>
    <w:p w14:paraId="7C4B5791" w14:textId="7F3D3081" w:rsidR="00510D7C" w:rsidRDefault="00510D7C" w:rsidP="00510D7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sz w:val="24"/>
          <w:szCs w:val="24"/>
          <w:lang w:eastAsia="ru-RU"/>
        </w:rPr>
        <w:t>МОСКВА 2021г.</w:t>
      </w:r>
    </w:p>
    <w:p w14:paraId="697ACD9B" w14:textId="272EA02E" w:rsidR="0094282C" w:rsidRDefault="0094282C" w:rsidP="00510D7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42C3DBA1" w14:textId="6ECD7DF0" w:rsidR="0094282C" w:rsidRDefault="0094282C" w:rsidP="00510D7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5C6540D8" w14:textId="33758499" w:rsidR="0094282C" w:rsidRDefault="0094282C" w:rsidP="00510D7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3E6CAB29" w14:textId="69EF2BF8" w:rsidR="0094282C" w:rsidRDefault="0094282C" w:rsidP="00510D7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1776AE66" w14:textId="77777777" w:rsidR="0094282C" w:rsidRPr="00510D7C" w:rsidRDefault="0094282C" w:rsidP="00510D7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716B5760" w14:textId="77777777" w:rsidR="00510D7C" w:rsidRPr="00510D7C" w:rsidRDefault="00510D7C" w:rsidP="00510D7C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lastRenderedPageBreak/>
        <w:t>Цель работы:</w:t>
      </w:r>
      <w:r w:rsidRPr="00510D7C">
        <w:rPr>
          <w:rFonts w:ascii="Segoe UI" w:eastAsia="Times New Roman" w:hAnsi="Segoe UI" w:cs="Segoe UI"/>
          <w:sz w:val="24"/>
          <w:szCs w:val="24"/>
          <w:lang w:eastAsia="ru-RU"/>
        </w:rPr>
        <w:br/>
        <w:t>Изучить основы программирования в оболочке ОС UNIX/Linux. Научиться писать небольшие командные фай</w:t>
      </w:r>
    </w:p>
    <w:p w14:paraId="3E03E7E6" w14:textId="77777777" w:rsidR="00510D7C" w:rsidRPr="00510D7C" w:rsidRDefault="00510D7C" w:rsidP="00510D7C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Ход работы:</w:t>
      </w:r>
    </w:p>
    <w:p w14:paraId="36E43D4B" w14:textId="77777777" w:rsidR="00510D7C" w:rsidRPr="00510D7C" w:rsidRDefault="00510D7C" w:rsidP="00510D7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>Написать скрипт, который при запуске будет делать резервную копию самого себя (то есть файла, в котором содержится его исходный код) в другую директорию backup в вашем домашнем каталоге. При этом файл должен архивироваться одним из архиваторов на выбор zip, bzip2 или tar. Способ использования команд архивации необходимо узнать, изучив справку</w:t>
      </w:r>
    </w:p>
    <w:p w14:paraId="6D103ECF" w14:textId="77777777" w:rsidR="00510D7C" w:rsidRPr="00510D7C" w:rsidRDefault="00510D7C" w:rsidP="00510D7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sz w:val="24"/>
          <w:szCs w:val="24"/>
          <w:lang w:eastAsia="ru-RU"/>
        </w:rPr>
        <w:t xml:space="preserve">Командной строкой создала файл first_task.sh (emacs first_task.sh)(рис.1), в который и был написан скрипт (рис.2). Далее с помощью команды ls проверила архивируется файл или нет.(рис.3) Чтобы выполнить командный файл пришлось дать права на выполнемние(chmod u+x first_task.sh) </w:t>
      </w:r>
    </w:p>
    <w:p w14:paraId="23467FDD" w14:textId="1081A24D" w:rsidR="00510D7C" w:rsidRPr="00510D7C" w:rsidRDefault="00510D7C" w:rsidP="00510D7C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70944992" wp14:editId="3F99F610">
            <wp:extent cx="4876800" cy="2971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(рис.1)</w:t>
      </w: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510D7C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03D76173" wp14:editId="253EEA66">
            <wp:extent cx="5940425" cy="31667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(рис.2)</w:t>
      </w: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510D7C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78C2328B" wp14:editId="374C0993">
            <wp:extent cx="5940425" cy="28460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(рис.3)</w:t>
      </w:r>
    </w:p>
    <w:p w14:paraId="62A41414" w14:textId="77777777" w:rsidR="00510D7C" w:rsidRPr="00510D7C" w:rsidRDefault="00510D7C" w:rsidP="00510D7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sz w:val="24"/>
          <w:szCs w:val="24"/>
          <w:lang w:eastAsia="ru-RU"/>
        </w:rPr>
        <w:t xml:space="preserve">2. </w:t>
      </w:r>
      <w:r w:rsidRPr="00510D7C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>Написать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</w:t>
      </w:r>
    </w:p>
    <w:p w14:paraId="4BA33874" w14:textId="77777777" w:rsidR="00510D7C" w:rsidRPr="00510D7C" w:rsidRDefault="00510D7C" w:rsidP="00510D7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sz w:val="24"/>
          <w:szCs w:val="24"/>
          <w:lang w:eastAsia="ru-RU"/>
        </w:rPr>
        <w:t>Аналогично создала файл для второго задания (emacs second_task.sh)(рис.4), в нем и был написан код,(рис.5) Чтобы выполнить файл дали права(chmod u+x second_task.sh) (рис.6) и проверили работу командного файла (рис.7)</w:t>
      </w:r>
    </w:p>
    <w:p w14:paraId="4FB99747" w14:textId="290CD55C" w:rsidR="00510D7C" w:rsidRPr="00510D7C" w:rsidRDefault="00510D7C" w:rsidP="00510D7C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4D1A006C" wp14:editId="3C948706">
            <wp:extent cx="4983480" cy="3429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(рис.4)</w:t>
      </w: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510D7C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798F07DF" wp14:editId="4502EC8C">
            <wp:extent cx="3916680" cy="37719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(рис.5)</w:t>
      </w: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510D7C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7F2DF1A4" wp14:editId="3E138A0E">
            <wp:extent cx="5379720" cy="7696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(рис.6)</w:t>
      </w: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510D7C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209C15B1" wp14:editId="3603C843">
            <wp:extent cx="5940425" cy="4540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(рис.7)</w:t>
      </w:r>
      <w:r w:rsidRPr="00510D7C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</w:p>
    <w:p w14:paraId="7E895824" w14:textId="245E6870" w:rsidR="00510D7C" w:rsidRPr="00510D7C" w:rsidRDefault="00510D7C" w:rsidP="00510D7C">
      <w:pPr>
        <w:rPr>
          <w:rFonts w:ascii="Segoe UI" w:eastAsia="Times New Roman" w:hAnsi="Segoe UI" w:cs="Segoe UI"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sz w:val="24"/>
          <w:szCs w:val="24"/>
          <w:lang w:eastAsia="ru-RU"/>
        </w:rPr>
        <w:t xml:space="preserve">3. </w:t>
      </w:r>
      <w:r w:rsidRPr="00510D7C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>Написать командный файл — аналог команды ls (без использования самой этой команды и команды dir). Требуется, чтобы он выдавал информацию о нужном каталоге и выводил информацию о возможностях доступа к файлам этого каталога</w:t>
      </w:r>
      <w:r w:rsidRPr="00510D7C">
        <w:rPr>
          <w:rFonts w:ascii="Segoe UI" w:eastAsia="Times New Roman" w:hAnsi="Segoe UI" w:cs="Segoe UI"/>
          <w:sz w:val="24"/>
          <w:szCs w:val="24"/>
          <w:lang w:eastAsia="ru-RU"/>
        </w:rPr>
        <w:br/>
        <w:t>Создала файл(рис.8), с написанным скриптом(рис.9_1), не забываем дать права юзеру на выполнение(рис.9). После чего смотрим, как работает программа(рис.10). Для того,чтобы понять работает она правильно или нет, пропишем команду ls -l(рис.11). Сравнивая выполнение командного файла и данные домашней директории, убедимся что скрипт верный. На примере файла abc1, скрипт вывел нам, что это файл, есть права на чтение и выполнение, сверяем, -rw, действительно это так.</w:t>
      </w:r>
      <w:r w:rsidRPr="00510D7C">
        <w:rPr>
          <w:rFonts w:ascii="Segoe UI" w:hAnsi="Segoe UI" w:cs="Segoe UI"/>
        </w:rPr>
        <w:t xml:space="preserve"> </w:t>
      </w:r>
    </w:p>
    <w:p w14:paraId="5746C4AD" w14:textId="5730C81B" w:rsidR="002B65CA" w:rsidRDefault="00510D7C" w:rsidP="00510D7C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65846307" wp14:editId="405BC870">
            <wp:extent cx="4770120" cy="2438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="002B65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(рис.8)</w:t>
      </w:r>
    </w:p>
    <w:p w14:paraId="3A3B6B3E" w14:textId="77777777" w:rsidR="002B65CA" w:rsidRDefault="002B65CA" w:rsidP="00510D7C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</w:p>
    <w:p w14:paraId="23442514" w14:textId="77777777" w:rsidR="002B65CA" w:rsidRDefault="002B65CA" w:rsidP="00510D7C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</w:p>
    <w:p w14:paraId="5F62DE76" w14:textId="77777777" w:rsidR="002B65CA" w:rsidRDefault="002B65CA" w:rsidP="00510D7C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</w:p>
    <w:p w14:paraId="03B33362" w14:textId="77777777" w:rsidR="002B65CA" w:rsidRDefault="002B65CA" w:rsidP="00510D7C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</w:p>
    <w:p w14:paraId="4802FC6F" w14:textId="77777777" w:rsidR="002B65CA" w:rsidRDefault="002B65CA" w:rsidP="00510D7C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</w:p>
    <w:p w14:paraId="1949F146" w14:textId="77777777" w:rsidR="002B65CA" w:rsidRDefault="002B65CA" w:rsidP="00510D7C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</w:p>
    <w:p w14:paraId="2594683C" w14:textId="359B138E" w:rsidR="002B65CA" w:rsidRDefault="00510D7C" w:rsidP="00510D7C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22D7EF38" wp14:editId="6F22F8D3">
            <wp:extent cx="4053840" cy="331470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(рис.9_1)</w:t>
      </w:r>
    </w:p>
    <w:p w14:paraId="76075316" w14:textId="0536E24D" w:rsidR="00510D7C" w:rsidRPr="00510D7C" w:rsidRDefault="00510D7C" w:rsidP="00510D7C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510D7C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5100EB7E" wp14:editId="7A699852">
            <wp:extent cx="5219700" cy="2209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(рис.9)</w:t>
      </w: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510D7C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2B572ACC" wp14:editId="642E42E6">
            <wp:extent cx="5494020" cy="34061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(рис.10)</w:t>
      </w: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510D7C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4A11AEC6" wp14:editId="0484E413">
            <wp:extent cx="5940425" cy="35242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(рис.11)</w:t>
      </w:r>
      <w:r w:rsidRPr="00510D7C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</w:p>
    <w:p w14:paraId="120B767F" w14:textId="77777777" w:rsidR="00510D7C" w:rsidRPr="00510D7C" w:rsidRDefault="00510D7C" w:rsidP="00510D7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sz w:val="24"/>
          <w:szCs w:val="24"/>
          <w:lang w:eastAsia="ru-RU"/>
        </w:rPr>
        <w:br/>
        <w:t xml:space="preserve">4. </w:t>
      </w:r>
      <w:r w:rsidRPr="00510D7C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>Написать командный файл, который получает в качестве аргумента командной строки формат файла (.txt, .doc, .jpg, .pdf и т.д.) и вычисляет количество таких файлов в указанной директории. Путь к директории также передаётся в виде аргумента командной строки.</w:t>
      </w:r>
    </w:p>
    <w:p w14:paraId="5CCD9138" w14:textId="77777777" w:rsidR="00510D7C" w:rsidRPr="00510D7C" w:rsidRDefault="00510D7C" w:rsidP="00510D7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sz w:val="24"/>
          <w:szCs w:val="24"/>
          <w:lang w:eastAsia="ru-RU"/>
        </w:rPr>
        <w:t>Для 4 задания создали файл,(рис.12) в нем же и написали скрипт,(рис.13) и проверили(рис.14)</w:t>
      </w:r>
    </w:p>
    <w:p w14:paraId="5548FC31" w14:textId="297433AA" w:rsidR="00510D7C" w:rsidRPr="00510D7C" w:rsidRDefault="00510D7C" w:rsidP="00510D7C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236AB387" wp14:editId="4253F1E8">
            <wp:extent cx="4907280" cy="30480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(рис.12)</w:t>
      </w: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510D7C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4F761477" wp14:editId="01F0E7E2">
            <wp:extent cx="3497580" cy="36957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(рис.13)</w:t>
      </w: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510D7C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7FFBEB93" wp14:editId="2C88ED5F">
            <wp:extent cx="5212080" cy="6019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(рис.14)</w:t>
      </w:r>
      <w:r w:rsidRPr="00510D7C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</w:p>
    <w:p w14:paraId="6BFFBE63" w14:textId="77777777" w:rsidR="00510D7C" w:rsidRPr="00510D7C" w:rsidRDefault="00510D7C" w:rsidP="00510D7C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Контрольные вопросы:</w:t>
      </w:r>
    </w:p>
    <w:p w14:paraId="4D37CCF5" w14:textId="77777777" w:rsidR="00510D7C" w:rsidRPr="00510D7C" w:rsidRDefault="00510D7C" w:rsidP="00510D7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sz w:val="24"/>
          <w:szCs w:val="24"/>
          <w:lang w:eastAsia="ru-RU"/>
        </w:rPr>
        <w:t>Контрольные вопросы:</w:t>
      </w:r>
    </w:p>
    <w:p w14:paraId="70BEA98B" w14:textId="77777777" w:rsidR="00510D7C" w:rsidRPr="00510D7C" w:rsidRDefault="00510D7C" w:rsidP="00510D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sz w:val="24"/>
          <w:szCs w:val="24"/>
          <w:lang w:eastAsia="ru-RU"/>
        </w:rPr>
        <w:t>Объясните понятие командной оболочки. Приведите примеры командных оболочек. Чем они отличаются? Программа, позволяющая пользователю взаимодействовать с операционной системой компьютера. Оболочка Борна - стандартная командная оболочка UNIX/Linux, содержащая базовый, но при этом полный набор функций. С-оболочка - надстройка над оболочкой Борна, использующая С-подобный синтаксис команд с возможностью сохранения истории выполнения команд. Оболочка Корна - напоминает оболочку С, но операторы управления программой совместимы с операторами оболочки Борна. BASH - сокращение от Bourne Again Shell, в основе своей совмещает свойства оболочек С и Корна.</w:t>
      </w:r>
    </w:p>
    <w:p w14:paraId="5D7B31D4" w14:textId="77777777" w:rsidR="00510D7C" w:rsidRPr="00510D7C" w:rsidRDefault="00510D7C" w:rsidP="00510D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sz w:val="24"/>
          <w:szCs w:val="24"/>
          <w:lang w:eastAsia="ru-RU"/>
        </w:rPr>
        <w:t>Что такое POSIX? Набор стандартов описания интерфейсов взаимодействия операционной системы и прикладных программ</w:t>
      </w:r>
    </w:p>
    <w:p w14:paraId="5A33876D" w14:textId="77777777" w:rsidR="00510D7C" w:rsidRPr="00510D7C" w:rsidRDefault="00510D7C" w:rsidP="00510D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sz w:val="24"/>
          <w:szCs w:val="24"/>
          <w:lang w:eastAsia="ru-RU"/>
        </w:rPr>
        <w:t>Как определяются переменные и массивы в языке программирования bash? Переменная/=значение. set -A (переменная), (список значений)</w:t>
      </w:r>
    </w:p>
    <w:p w14:paraId="05DF52A4" w14:textId="77777777" w:rsidR="00510D7C" w:rsidRPr="00510D7C" w:rsidRDefault="00510D7C" w:rsidP="00510D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sz w:val="24"/>
          <w:szCs w:val="24"/>
          <w:lang w:eastAsia="ru-RU"/>
        </w:rPr>
        <w:lastRenderedPageBreak/>
        <w:t>Каково назначение операторов let и read? let - берет два операнда и присваивает их переменной. read - чтение значения переменных со стандартного ввода.</w:t>
      </w:r>
    </w:p>
    <w:p w14:paraId="63722296" w14:textId="77777777" w:rsidR="00510D7C" w:rsidRPr="00510D7C" w:rsidRDefault="00510D7C" w:rsidP="00510D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sz w:val="24"/>
          <w:szCs w:val="24"/>
          <w:lang w:eastAsia="ru-RU"/>
        </w:rPr>
        <w:t>Какие арифметические операции можно применять в языке программирования bash? Операции логики, умножение, деление, сложение, вычитание.</w:t>
      </w:r>
    </w:p>
    <w:p w14:paraId="2CA5B97F" w14:textId="77777777" w:rsidR="00510D7C" w:rsidRPr="00510D7C" w:rsidRDefault="00510D7C" w:rsidP="00510D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sz w:val="24"/>
          <w:szCs w:val="24"/>
          <w:lang w:eastAsia="ru-RU"/>
        </w:rPr>
        <w:t>Что означает операция (( ))? Условия оболочки bash</w:t>
      </w:r>
    </w:p>
    <w:p w14:paraId="6CCA1147" w14:textId="77777777" w:rsidR="00510D7C" w:rsidRPr="00510D7C" w:rsidRDefault="00510D7C" w:rsidP="00510D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510D7C">
        <w:rPr>
          <w:rFonts w:ascii="Segoe UI" w:eastAsia="Times New Roman" w:hAnsi="Segoe UI" w:cs="Segoe UI"/>
          <w:sz w:val="24"/>
          <w:szCs w:val="24"/>
          <w:lang w:eastAsia="ru-RU"/>
        </w:rPr>
        <w:t xml:space="preserve">Какие стандартные имена переменных Вам известны? </w:t>
      </w:r>
      <w:r w:rsidRPr="00510D7C">
        <w:rPr>
          <w:rFonts w:ascii="Segoe UI" w:eastAsia="Times New Roman" w:hAnsi="Segoe UI" w:cs="Segoe UI"/>
          <w:sz w:val="24"/>
          <w:szCs w:val="24"/>
          <w:lang w:val="en-US" w:eastAsia="ru-RU"/>
        </w:rPr>
        <w:t>PATH, IFS, MAIL, TERM, LOGNAME.</w:t>
      </w:r>
    </w:p>
    <w:p w14:paraId="1F05D053" w14:textId="77777777" w:rsidR="00510D7C" w:rsidRPr="00510D7C" w:rsidRDefault="00510D7C" w:rsidP="00510D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sz w:val="24"/>
          <w:szCs w:val="24"/>
          <w:lang w:eastAsia="ru-RU"/>
        </w:rPr>
        <w:t>Что такое метасимволы? Символы ' &lt; &gt; * ? | \ " &amp;, являются метасимволами и имеют для командного процессора отличный от обычных символом смысл (они технически влияют на поведение программы).</w:t>
      </w:r>
    </w:p>
    <w:p w14:paraId="3D15B99F" w14:textId="77777777" w:rsidR="00510D7C" w:rsidRPr="00510D7C" w:rsidRDefault="00510D7C" w:rsidP="00510D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sz w:val="24"/>
          <w:szCs w:val="24"/>
          <w:lang w:eastAsia="ru-RU"/>
        </w:rPr>
        <w:t>Как экранировать метасимволы? Экранирование может быть осуществлено с помощью предшествующего метасимволу символа , который, в свою очередь, является метасимволом. Для экранирования группы метасимволов нужно заключить её в одинарные кавычки. Строка, заключённая в двойные кавычки, экранирует все метасимволы, кроме $, ' , , ".</w:t>
      </w:r>
    </w:p>
    <w:p w14:paraId="057EEED1" w14:textId="77777777" w:rsidR="00510D7C" w:rsidRPr="00510D7C" w:rsidRDefault="00510D7C" w:rsidP="00510D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sz w:val="24"/>
          <w:szCs w:val="24"/>
          <w:lang w:eastAsia="ru-RU"/>
        </w:rPr>
        <w:t>Как создавать и запускать командные файлы? bash &lt;командный_файл&gt; [аргументы] chmod +x &lt;командный_файл&gt;./командный_файл</w:t>
      </w:r>
    </w:p>
    <w:p w14:paraId="719C8A89" w14:textId="77777777" w:rsidR="00510D7C" w:rsidRPr="00510D7C" w:rsidRDefault="00510D7C" w:rsidP="00510D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sz w:val="24"/>
          <w:szCs w:val="24"/>
          <w:lang w:eastAsia="ru-RU"/>
        </w:rPr>
        <w:t>Как определяются функции в языке программирования bash? Ключевое слово function &lt;fun_name&gt;{тело функции}</w:t>
      </w:r>
    </w:p>
    <w:p w14:paraId="1D7B95F8" w14:textId="77777777" w:rsidR="00510D7C" w:rsidRPr="00510D7C" w:rsidRDefault="00510D7C" w:rsidP="00510D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sz w:val="24"/>
          <w:szCs w:val="24"/>
          <w:lang w:eastAsia="ru-RU"/>
        </w:rPr>
        <w:t>Каким образом можно выяснить, является файл каталогом или обычным файлом? – test -d file — истина, если файл file является каталогом.</w:t>
      </w:r>
    </w:p>
    <w:p w14:paraId="293509A9" w14:textId="77777777" w:rsidR="00510D7C" w:rsidRPr="00510D7C" w:rsidRDefault="00510D7C" w:rsidP="00510D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sz w:val="24"/>
          <w:szCs w:val="24"/>
          <w:lang w:eastAsia="ru-RU"/>
        </w:rPr>
        <w:t>Каково назначение команд set, typeset и unset? Оболочка bash позволяет работать с массивами. Для создания массива используется команда set с флагом -A typeset является встроенной инструкцией и предназначена для наложения ограничений на переменные С помощью команды unset можно изъять переменную из программы</w:t>
      </w:r>
    </w:p>
    <w:p w14:paraId="72C06591" w14:textId="77777777" w:rsidR="00510D7C" w:rsidRPr="00510D7C" w:rsidRDefault="00510D7C" w:rsidP="00510D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10D7C">
        <w:rPr>
          <w:rFonts w:ascii="Segoe UI" w:eastAsia="Times New Roman" w:hAnsi="Segoe UI" w:cs="Segoe UI"/>
          <w:sz w:val="24"/>
          <w:szCs w:val="24"/>
          <w:lang w:eastAsia="ru-RU"/>
        </w:rPr>
        <w:t>Как передаются параметры в командные файлы? При вызове командного файла на выполнение параметры ему могут быть переданы точно таким же образом, как и выполняемой программе. С точки зрения командного файла эти параметры являются позиционными. Символ $ является метасимволом командного процессора. Он используется, в частности, для ссылки на параметры, точнее, для получения их значений в командном файле. В командный файл можно передать до девяти параметров. При использовании где-либо в командном файле комбинации символов $i, где 0 &lt; i &lt; 10, вместо неё будет осуществлена подстановка значения параметра с порядковым номером i, т.е. аргумента командного файла с порядковым номером i. Использование комбинации символов $0 приводит к подстановке вместо неё имени данного командного файла</w:t>
      </w:r>
    </w:p>
    <w:p w14:paraId="062BE9DD" w14:textId="5A056F53" w:rsidR="00CF5621" w:rsidRDefault="00CF5621" w:rsidP="00510D7C"/>
    <w:sectPr w:rsidR="00CF56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C556C0"/>
    <w:multiLevelType w:val="multilevel"/>
    <w:tmpl w:val="90C6A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996B47"/>
    <w:multiLevelType w:val="multilevel"/>
    <w:tmpl w:val="A5E4C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2C8"/>
    <w:rsid w:val="002B65CA"/>
    <w:rsid w:val="00510D7C"/>
    <w:rsid w:val="0094282C"/>
    <w:rsid w:val="00B662C8"/>
    <w:rsid w:val="00CF5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EBD3C"/>
  <w15:chartTrackingRefBased/>
  <w15:docId w15:val="{60B6A501-5B49-4E55-B7A5-B4C98C311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10D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510D7C"/>
    <w:rPr>
      <w:b/>
      <w:bCs/>
    </w:rPr>
  </w:style>
  <w:style w:type="character" w:styleId="a5">
    <w:name w:val="Emphasis"/>
    <w:basedOn w:val="a0"/>
    <w:uiPriority w:val="20"/>
    <w:qFormat/>
    <w:rsid w:val="00510D7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22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9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4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2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908</Words>
  <Characters>5182</Characters>
  <Application>Microsoft Office Word</Application>
  <DocSecurity>0</DocSecurity>
  <Lines>43</Lines>
  <Paragraphs>12</Paragraphs>
  <ScaleCrop>false</ScaleCrop>
  <Company/>
  <LinksUpToDate>false</LinksUpToDate>
  <CharactersWithSpaces>6078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Тазаева Анастасия Анатольевна</dc:creator>
  <cp:keywords/>
  <dc:description/>
  <cp:lastModifiedBy>Тазаева Анастасия Анатольевна</cp:lastModifiedBy>
  <cp:revision>4</cp:revision>
  <dcterms:created xsi:type="dcterms:W3CDTF">2021-05-29T15:50:00Z</dcterms:created>
  <dcterms:modified xsi:type="dcterms:W3CDTF">2021-05-29T16:03:00Z</dcterms:modified>
</cp:coreProperties>
</file>