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23C1BA" w14:textId="77777777" w:rsidR="00352AC4" w:rsidRPr="00352AC4" w:rsidRDefault="00352AC4" w:rsidP="00352AC4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РОССИЙСКИЙ УНИВЕРСИТЕТ ДРУЖБЫ НАРОДОВ</w:t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Факультет физико-математических и естественных наук</w:t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Кафедра прикладной информатики и теории вероятностей</w:t>
      </w:r>
    </w:p>
    <w:p w14:paraId="3CCBF428" w14:textId="77777777" w:rsidR="00352AC4" w:rsidRPr="00352AC4" w:rsidRDefault="00352AC4" w:rsidP="00352AC4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ОТЧЕТ</w:t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ПО ЛАБОРАТОРНОЙ РАБОТЕ № 14</w:t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ins w:id="0" w:author="Unknown">
        <w:r w:rsidRPr="00352AC4">
          <w:rPr>
            <w:rFonts w:ascii="Segoe UI" w:eastAsia="Times New Roman" w:hAnsi="Segoe UI" w:cs="Segoe UI"/>
            <w:b/>
            <w:bCs/>
            <w:sz w:val="24"/>
            <w:szCs w:val="24"/>
            <w:lang w:eastAsia="ru-RU"/>
          </w:rPr>
          <w:t>Средства, применяемые при разработке программного обеспечения в ОС типа UNIX/Linux</w:t>
        </w:r>
      </w:ins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 xml:space="preserve">дисциплина: </w:t>
      </w:r>
      <w:ins w:id="1" w:author="Unknown">
        <w:r w:rsidRPr="00352AC4">
          <w:rPr>
            <w:rFonts w:ascii="Segoe UI" w:eastAsia="Times New Roman" w:hAnsi="Segoe UI" w:cs="Segoe UI"/>
            <w:sz w:val="24"/>
            <w:szCs w:val="24"/>
            <w:lang w:eastAsia="ru-RU"/>
          </w:rPr>
          <w:t>Операционные системы</w:t>
        </w:r>
      </w:ins>
    </w:p>
    <w:p w14:paraId="77627879" w14:textId="77777777" w:rsidR="00352AC4" w:rsidRPr="00352AC4" w:rsidRDefault="00352AC4" w:rsidP="00352AC4">
      <w:pPr>
        <w:spacing w:before="100" w:beforeAutospacing="1" w:after="100" w:afterAutospacing="1" w:line="240" w:lineRule="auto"/>
        <w:jc w:val="right"/>
        <w:rPr>
          <w:rFonts w:ascii="Segoe UI" w:eastAsia="Times New Roman" w:hAnsi="Segoe UI" w:cs="Segoe UI"/>
          <w:sz w:val="24"/>
          <w:szCs w:val="24"/>
          <w:lang w:eastAsia="ru-RU"/>
        </w:rPr>
      </w:pPr>
      <w:ins w:id="2" w:author="Unknown">
        <w:r w:rsidRPr="00352AC4">
          <w:rPr>
            <w:rFonts w:ascii="Segoe UI" w:eastAsia="Times New Roman" w:hAnsi="Segoe UI" w:cs="Segoe UI"/>
            <w:sz w:val="24"/>
            <w:szCs w:val="24"/>
            <w:lang w:eastAsia="ru-RU"/>
          </w:rPr>
          <w:t xml:space="preserve">Студент: Тазаева Анастасия Анатольевна </w:t>
        </w:r>
      </w:ins>
    </w:p>
    <w:p w14:paraId="17B4A0E9" w14:textId="77777777" w:rsidR="00352AC4" w:rsidRPr="00352AC4" w:rsidRDefault="00352AC4" w:rsidP="00352AC4">
      <w:pPr>
        <w:spacing w:before="100" w:beforeAutospacing="1" w:after="100" w:afterAutospacing="1" w:line="240" w:lineRule="auto"/>
        <w:jc w:val="right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Группа: НПИбд-02-20</w:t>
      </w:r>
    </w:p>
    <w:p w14:paraId="078DD44E" w14:textId="77777777" w:rsidR="00352AC4" w:rsidRPr="00352AC4" w:rsidRDefault="00352AC4" w:rsidP="00352AC4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 xml:space="preserve">МОСКВА 2021г. </w:t>
      </w:r>
    </w:p>
    <w:p w14:paraId="671656A7" w14:textId="77777777" w:rsidR="00352AC4" w:rsidRPr="00352AC4" w:rsidRDefault="00352AC4" w:rsidP="00352AC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pict w14:anchorId="31A52086">
          <v:rect id="_x0000_i1025" style="width:0;height:1.5pt" o:hralign="center" o:hrstd="t" o:hr="t" fillcolor="#a0a0a0" stroked="f"/>
        </w:pict>
      </w:r>
    </w:p>
    <w:p w14:paraId="5F0725D9" w14:textId="77777777" w:rsidR="00352AC4" w:rsidRPr="00352AC4" w:rsidRDefault="00352AC4" w:rsidP="00352AC4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Содержание:</w:t>
      </w:r>
    </w:p>
    <w:p w14:paraId="3043E63A" w14:textId="77777777" w:rsidR="00352AC4" w:rsidRPr="00352AC4" w:rsidRDefault="00352AC4" w:rsidP="00352AC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Цель работы</w:t>
      </w:r>
    </w:p>
    <w:p w14:paraId="37E4043B" w14:textId="77777777" w:rsidR="00352AC4" w:rsidRPr="00352AC4" w:rsidRDefault="00352AC4" w:rsidP="00352AC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Задания</w:t>
      </w:r>
    </w:p>
    <w:p w14:paraId="41831803" w14:textId="77777777" w:rsidR="00352AC4" w:rsidRPr="00352AC4" w:rsidRDefault="00352AC4" w:rsidP="00352AC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Ход работы</w:t>
      </w:r>
    </w:p>
    <w:p w14:paraId="5D3CF6FE" w14:textId="77777777" w:rsidR="00352AC4" w:rsidRPr="00352AC4" w:rsidRDefault="00352AC4" w:rsidP="00352AC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Контрольные вопросы(ответы)</w:t>
      </w:r>
    </w:p>
    <w:p w14:paraId="06DC4831" w14:textId="77777777" w:rsidR="00352AC4" w:rsidRPr="00352AC4" w:rsidRDefault="00352AC4" w:rsidP="00352AC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Выводы</w:t>
      </w:r>
    </w:p>
    <w:p w14:paraId="4BCA3214" w14:textId="77777777" w:rsidR="00352AC4" w:rsidRPr="00352AC4" w:rsidRDefault="00352AC4" w:rsidP="00352AC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pict w14:anchorId="26DD6F93">
          <v:rect id="_x0000_i1026" style="width:0;height:1.5pt" o:hralign="center" o:hrstd="t" o:hr="t" fillcolor="#a0a0a0" stroked="f"/>
        </w:pict>
      </w:r>
    </w:p>
    <w:p w14:paraId="26EFFE89" w14:textId="77777777" w:rsidR="00352AC4" w:rsidRPr="00352AC4" w:rsidRDefault="00352AC4" w:rsidP="00352AC4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Цель работы:</w:t>
      </w:r>
    </w:p>
    <w:p w14:paraId="60049C5E" w14:textId="77777777" w:rsidR="00352AC4" w:rsidRPr="00352AC4" w:rsidRDefault="00352AC4" w:rsidP="00352AC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</w:t>
      </w:r>
    </w:p>
    <w:p w14:paraId="2BEFB0BF" w14:textId="77777777" w:rsidR="00352AC4" w:rsidRPr="00352AC4" w:rsidRDefault="00352AC4" w:rsidP="00352AC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pict w14:anchorId="180E2B67">
          <v:rect id="_x0000_i1027" style="width:0;height:1.5pt" o:hralign="center" o:hrstd="t" o:hr="t" fillcolor="#a0a0a0" stroked="f"/>
        </w:pict>
      </w:r>
    </w:p>
    <w:p w14:paraId="255C46C3" w14:textId="77777777" w:rsidR="00352AC4" w:rsidRPr="00352AC4" w:rsidRDefault="00352AC4" w:rsidP="00352AC4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Задания:</w:t>
      </w:r>
    </w:p>
    <w:p w14:paraId="6013633B" w14:textId="77777777" w:rsidR="00352AC4" w:rsidRPr="00352AC4" w:rsidRDefault="00352AC4" w:rsidP="00352AC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В домашнем каталоге создайте подкаталог ~/work/os/lab_prog.</w:t>
      </w:r>
    </w:p>
    <w:p w14:paraId="62D2B7B5" w14:textId="77777777" w:rsidR="00352AC4" w:rsidRPr="00352AC4" w:rsidRDefault="00352AC4" w:rsidP="00352AC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Создайте в нём файлы: calculate.h, calculate.c, main.c. Это будет примитивнейший калькулятор, способный складывать, вычитать, умножать и делить, возводить число в степень, брать квадратный корень, вы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числять sin, cos, tan. При запуске он будет запрашивать первое число, операцию, второе число. После этого программа выведет результат и остановится.</w:t>
      </w:r>
    </w:p>
    <w:p w14:paraId="48DE7C76" w14:textId="77777777" w:rsidR="00352AC4" w:rsidRPr="00352AC4" w:rsidRDefault="00352AC4" w:rsidP="00352AC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 xml:space="preserve">Реализация функций калькулятора в файле </w:t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calculate.с</w:t>
      </w:r>
    </w:p>
    <w:p w14:paraId="1A598F50" w14:textId="77777777" w:rsidR="00352AC4" w:rsidRPr="00352AC4" w:rsidRDefault="00352AC4" w:rsidP="00352AC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lastRenderedPageBreak/>
        <w:t xml:space="preserve">Интерфейсный файл </w:t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calculate.h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, описывающий формат вызова функции калькулятора</w:t>
      </w:r>
    </w:p>
    <w:p w14:paraId="78DBBEBC" w14:textId="77777777" w:rsidR="00352AC4" w:rsidRPr="00352AC4" w:rsidRDefault="00352AC4" w:rsidP="00352AC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 xml:space="preserve">Основной файл </w:t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main.c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, реализующий интерфейс пользователя к калькулятору</w:t>
      </w:r>
    </w:p>
    <w:p w14:paraId="213127DD" w14:textId="77777777" w:rsidR="00352AC4" w:rsidRPr="00352AC4" w:rsidRDefault="00352AC4" w:rsidP="00352AC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Выполните компиляцию программы посредством gcc: gcc -c calculate.c gcc -c main.c gcc calculate.o main.o -o calcul -lm</w:t>
      </w:r>
    </w:p>
    <w:p w14:paraId="75D2FC9C" w14:textId="77777777" w:rsidR="00352AC4" w:rsidRPr="00352AC4" w:rsidRDefault="00352AC4" w:rsidP="00352AC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При необходимости исправьте синтаксические ошибки.</w:t>
      </w:r>
    </w:p>
    <w:p w14:paraId="3A31D6C5" w14:textId="77777777" w:rsidR="00352AC4" w:rsidRPr="00352AC4" w:rsidRDefault="00352AC4" w:rsidP="00352AC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Создайте Makefile со содержанием</w:t>
      </w:r>
    </w:p>
    <w:p w14:paraId="25092533" w14:textId="77777777" w:rsidR="00352AC4" w:rsidRPr="00352AC4" w:rsidRDefault="00352AC4" w:rsidP="00352AC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Поясните в отчёте его содержание.</w:t>
      </w:r>
    </w:p>
    <w:p w14:paraId="6AE4E300" w14:textId="77777777" w:rsidR="00352AC4" w:rsidRPr="00352AC4" w:rsidRDefault="00352AC4" w:rsidP="00352AC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С помощью gdb выполните отладку программы calcul (перед использованием gdb исправьте Makefile): – Запустите отладчик GDB, загрузив в него программу для отладки: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gdb ./calcul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– Для запуска программы внутри отладчика введите команду run: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run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– Для постраничного (по 9 строк) просмотра исходного код используйте команду list: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list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– Для просмотра строк с 12 по 15 основного файла используйте list с пара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метрами: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list 12,15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– Для просмотра определённых строк не основного файла используйте list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с параметрами: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list calculate.c:20,29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– Установите точку останова в файле calculate.c на строке номер 21: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list calculate.c:20,27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break 21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– Выведите информацию об имеющихся в проекте точка останова: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info breakpoints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– Запустите программу внутри отладчика и убедитесь, что программа остано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вится в момент прохождения точки останова: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run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5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-- backtrace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а команда backtrace покажет весь стек вызываемых функций от начала программы до текущего места. – Посмотрите, чему равно на этом этапе значение переменной Numeral, вве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дя: print Numeral На экран должно быть выведено число 5. – Сравните с результатом вывода на экран после использования команды: display Numeral – Уберите точки останова: info breakpoints delete 1</w:t>
      </w:r>
    </w:p>
    <w:p w14:paraId="69E57028" w14:textId="77777777" w:rsidR="00352AC4" w:rsidRPr="00352AC4" w:rsidRDefault="00352AC4" w:rsidP="00352AC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С помощью утилиты splint попробуйте проанализировать коды файлов calculate.c и main.c.</w:t>
      </w:r>
    </w:p>
    <w:p w14:paraId="220CA3CC" w14:textId="77777777" w:rsidR="00352AC4" w:rsidRPr="00352AC4" w:rsidRDefault="00352AC4" w:rsidP="00352AC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pict w14:anchorId="72A3CF74">
          <v:rect id="_x0000_i1028" style="width:0;height:1.5pt" o:hralign="center" o:hrstd="t" o:hr="t" fillcolor="#a0a0a0" stroked="f"/>
        </w:pict>
      </w:r>
    </w:p>
    <w:p w14:paraId="59F486D9" w14:textId="77777777" w:rsidR="00352AC4" w:rsidRPr="00352AC4" w:rsidRDefault="00352AC4" w:rsidP="00352AC4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lastRenderedPageBreak/>
        <w:t>Ход работы:</w:t>
      </w:r>
    </w:p>
    <w:p w14:paraId="14E62673" w14:textId="77777777" w:rsidR="00352AC4" w:rsidRPr="00352AC4" w:rsidRDefault="00352AC4" w:rsidP="00352AC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В домашнем каталоге создала подкаталог ~/work/os/lab_prog с помощью команды MKDIR(рис.1)</w:t>
      </w:r>
    </w:p>
    <w:p w14:paraId="5C5DC7AB" w14:textId="60434A01" w:rsidR="00352AC4" w:rsidRPr="00352AC4" w:rsidRDefault="00352AC4" w:rsidP="00352AC4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115A8875" wp14:editId="742C3D94">
            <wp:extent cx="5783580" cy="44196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(рис.1)</w:t>
      </w:r>
    </w:p>
    <w:p w14:paraId="14C1C650" w14:textId="77777777" w:rsidR="00352AC4" w:rsidRPr="00352AC4" w:rsidRDefault="00352AC4" w:rsidP="00352AC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Создала в нём файлы: calculate.h, calculate.c, main.c. С помощью команды touch(рис.2)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</w:r>
    </w:p>
    <w:p w14:paraId="68E1A0B6" w14:textId="25A82E47" w:rsidR="00352AC4" w:rsidRPr="00352AC4" w:rsidRDefault="00352AC4" w:rsidP="00352AC4">
      <w:pPr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5931B8F5" wp14:editId="0CDA16C5">
            <wp:extent cx="5940425" cy="3568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(рис.2)</w:t>
      </w:r>
    </w:p>
    <w:p w14:paraId="32DF420E" w14:textId="77777777" w:rsidR="00352AC4" w:rsidRPr="00352AC4" w:rsidRDefault="00352AC4" w:rsidP="00352AC4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Эти файлы будут содержать в себе код(рис.3). Создаем простой калькулятор.</w:t>
      </w:r>
    </w:p>
    <w:p w14:paraId="39F5E80E" w14:textId="553E1D09" w:rsidR="00352AC4" w:rsidRPr="00352AC4" w:rsidRDefault="00352AC4" w:rsidP="00352AC4">
      <w:pPr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639181A4" wp14:editId="33B22B91">
            <wp:extent cx="5783580" cy="177546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(рис.3)</w:t>
      </w:r>
    </w:p>
    <w:p w14:paraId="29D43A2D" w14:textId="77777777" w:rsidR="00352AC4" w:rsidRPr="00352AC4" w:rsidRDefault="00352AC4" w:rsidP="00352AC4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</w:r>
      <w:r w:rsidRPr="00352AC4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Файл calculate.c с кодом(рис.4-6)</w:t>
      </w:r>
    </w:p>
    <w:p w14:paraId="4DC8A910" w14:textId="01719BDB" w:rsidR="00352AC4" w:rsidRPr="00352AC4" w:rsidRDefault="00352AC4" w:rsidP="00352AC4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60276D55" wp14:editId="6407270A">
            <wp:extent cx="5940425" cy="43332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(рис.4)</w:t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352AC4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639A4046" wp14:editId="28BE4746">
            <wp:extent cx="5940425" cy="44500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(рис.5)</w:t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352AC4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2FA0BAF0" wp14:editId="39571163">
            <wp:extent cx="5940425" cy="11842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(рис.6)</w:t>
      </w:r>
    </w:p>
    <w:p w14:paraId="260AA70D" w14:textId="77777777" w:rsidR="00352AC4" w:rsidRPr="00352AC4" w:rsidRDefault="00352AC4" w:rsidP="00352AC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</w:r>
      <w:r w:rsidRPr="00352AC4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Файл calculate.h с кодом(рис.7)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</w:r>
    </w:p>
    <w:p w14:paraId="01B76835" w14:textId="359925BC" w:rsidR="00352AC4" w:rsidRPr="00352AC4" w:rsidRDefault="00352AC4" w:rsidP="00352AC4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4430462E" wp14:editId="790E5328">
            <wp:extent cx="5940425" cy="16992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(рис.7)</w:t>
      </w:r>
    </w:p>
    <w:p w14:paraId="74255B7E" w14:textId="77777777" w:rsidR="00352AC4" w:rsidRPr="00352AC4" w:rsidRDefault="00352AC4" w:rsidP="00352AC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Файл main.c с кодом(рис.8)</w:t>
      </w:r>
    </w:p>
    <w:p w14:paraId="5833F15A" w14:textId="2AE055F6" w:rsidR="00352AC4" w:rsidRPr="00352AC4" w:rsidRDefault="00352AC4" w:rsidP="00352AC4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0B012702" wp14:editId="292C7DBC">
            <wp:extent cx="5940425" cy="33388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(рис.8)</w:t>
      </w:r>
    </w:p>
    <w:p w14:paraId="5BBEEEEC" w14:textId="77777777" w:rsidR="00352AC4" w:rsidRPr="00352AC4" w:rsidRDefault="00352AC4" w:rsidP="00352AC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 xml:space="preserve">3. </w:t>
      </w:r>
      <w:r w:rsidRPr="00352AC4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Далее выполнила компиляцию с помощью команды(рис.9)</w:t>
      </w:r>
    </w:p>
    <w:p w14:paraId="46E0BCC9" w14:textId="77777777" w:rsidR="00352AC4" w:rsidRPr="00352AC4" w:rsidRDefault="00352AC4" w:rsidP="00352AC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gcc -g -c calculate.c</w:t>
      </w:r>
    </w:p>
    <w:p w14:paraId="36B737D2" w14:textId="77777777" w:rsidR="00352AC4" w:rsidRPr="00352AC4" w:rsidRDefault="00352AC4" w:rsidP="00352AC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lastRenderedPageBreak/>
        <w:t>gcc -g -c main.c</w:t>
      </w:r>
    </w:p>
    <w:p w14:paraId="2DE55419" w14:textId="77777777" w:rsidR="00352AC4" w:rsidRPr="00352AC4" w:rsidRDefault="00352AC4" w:rsidP="00352AC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val="en-US" w:eastAsia="ru-RU"/>
        </w:rPr>
        <w:t>gcc calculate.o main.o -o calcul -lm -g</w:t>
      </w:r>
      <w:r w:rsidRPr="00352AC4">
        <w:rPr>
          <w:rFonts w:ascii="Segoe UI" w:eastAsia="Times New Roman" w:hAnsi="Segoe UI" w:cs="Segoe UI"/>
          <w:sz w:val="24"/>
          <w:szCs w:val="24"/>
          <w:lang w:val="en-US" w:eastAsia="ru-RU"/>
        </w:rPr>
        <w:br/>
      </w:r>
    </w:p>
    <w:p w14:paraId="51D810A2" w14:textId="162DD1D1" w:rsidR="00352AC4" w:rsidRPr="00352AC4" w:rsidRDefault="00352AC4" w:rsidP="00352AC4">
      <w:pPr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46423877" wp14:editId="1D9FCAA5">
            <wp:extent cx="5940425" cy="17405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(рис.8)</w:t>
      </w:r>
    </w:p>
    <w:p w14:paraId="6902F09D" w14:textId="77777777" w:rsidR="00352AC4" w:rsidRPr="00352AC4" w:rsidRDefault="00352AC4" w:rsidP="00352AC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Синтаксических ошибок не было, было простое предупреждение</w:t>
      </w:r>
    </w:p>
    <w:p w14:paraId="30D5A81A" w14:textId="77777777" w:rsidR="00352AC4" w:rsidRPr="00352AC4" w:rsidRDefault="00352AC4" w:rsidP="00352AC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Создала Makefile с помощью команды touch Makefile, далее пользовалась emacs'ом(рис.10-11). С кодом внутри(рис.12).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 xml:space="preserve">Чтобы </w:t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не компилировать все по отдельности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 xml:space="preserve"> мы и создали Makefile Makefile является списком правил. Каждое правило начинается с указателя, называемого «Цель». После него стоит двоеточие, а далее через пробел указываются зависимости. В нашем случае ясно, что конечный файл kalkul зависит от объектных файлов calculate.o и main.o. Поэтому они должны быть собраны прежде сборки kalkul. После зависимостей пишутся команды. Каждая команда должна находиться на отдельной строке, и отделяться от начала строки клавишей Tab. Структура правила Makefile может быть очень сложной. Там могут присутствовать переменные, конструкции ветвления, цикла.</w:t>
      </w:r>
    </w:p>
    <w:p w14:paraId="0F9ECAF6" w14:textId="7FDD63A4" w:rsidR="00352AC4" w:rsidRPr="00352AC4" w:rsidRDefault="00352AC4" w:rsidP="00352AC4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352AC4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757D04AB" wp14:editId="7CDB306B">
            <wp:extent cx="5940425" cy="3390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(рис.10)</w:t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352AC4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58291359" wp14:editId="5851EF2A">
            <wp:extent cx="5940425" cy="2590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(рис.11)</w:t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352AC4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3AD827A8" wp14:editId="24925CE5">
            <wp:extent cx="5940425" cy="45091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(рис.12)</w:t>
      </w:r>
    </w:p>
    <w:p w14:paraId="59DCE6DA" w14:textId="77777777" w:rsidR="00352AC4" w:rsidRPr="00352AC4" w:rsidRDefault="00352AC4" w:rsidP="00352AC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С помощью gdb выполнила отладку программы calcul:</w:t>
      </w:r>
    </w:p>
    <w:p w14:paraId="0A912ED6" w14:textId="77777777" w:rsidR="00352AC4" w:rsidRPr="00352AC4" w:rsidRDefault="00352AC4" w:rsidP="00352AC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Запустила отладчик GDB, загрузив в него программу для отладки: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gdb ./calcul (рис.13)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</w:r>
    </w:p>
    <w:p w14:paraId="7EBE81F5" w14:textId="0A8F3DDC" w:rsidR="00352AC4" w:rsidRPr="00352AC4" w:rsidRDefault="00352AC4" w:rsidP="00352AC4">
      <w:pPr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11762835" wp14:editId="17D9689E">
            <wp:extent cx="5940425" cy="30187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(рис.13)</w:t>
      </w:r>
    </w:p>
    <w:p w14:paraId="6D8C9960" w14:textId="77777777" w:rsidR="00352AC4" w:rsidRPr="00352AC4" w:rsidRDefault="00352AC4" w:rsidP="00352AC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Для запуска программы внутри отладчика ввела команду run и проверила работу(2+2; 2^10;)(рис.14):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run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</w:r>
    </w:p>
    <w:p w14:paraId="45E4DE01" w14:textId="3272F591" w:rsidR="00352AC4" w:rsidRPr="00352AC4" w:rsidRDefault="00352AC4" w:rsidP="00352AC4">
      <w:pPr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7CF13A5D" wp14:editId="3B792AFD">
            <wp:extent cx="5021580" cy="25755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(рис.14)</w:t>
      </w:r>
    </w:p>
    <w:p w14:paraId="78259604" w14:textId="77777777" w:rsidR="00352AC4" w:rsidRPr="00352AC4" w:rsidRDefault="00352AC4" w:rsidP="00352AC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Для постраничного (по 9 строк) просмотра исходного код использовала команду list(рис.15):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list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</w:r>
    </w:p>
    <w:p w14:paraId="54F9067F" w14:textId="170FE0C0" w:rsidR="00352AC4" w:rsidRPr="00352AC4" w:rsidRDefault="00352AC4" w:rsidP="00352AC4">
      <w:pPr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4D58FC11" wp14:editId="7253E1F1">
            <wp:extent cx="4267200" cy="2019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(рис.15)</w:t>
      </w:r>
    </w:p>
    <w:p w14:paraId="707B1777" w14:textId="77777777" w:rsidR="00352AC4" w:rsidRPr="00352AC4" w:rsidRDefault="00352AC4" w:rsidP="00352AC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Для просмотра строк с 12 по 15 основного файла использовала list с параметрами: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list 12,15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</w:r>
    </w:p>
    <w:p w14:paraId="3D402E8F" w14:textId="59455594" w:rsidR="00352AC4" w:rsidRPr="00352AC4" w:rsidRDefault="00352AC4" w:rsidP="00352AC4">
      <w:pPr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69CB02CC" wp14:editId="6A3DA08E">
            <wp:extent cx="5940425" cy="8572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(рис.16)</w:t>
      </w:r>
    </w:p>
    <w:p w14:paraId="62470761" w14:textId="77777777" w:rsidR="00352AC4" w:rsidRPr="00352AC4" w:rsidRDefault="00352AC4" w:rsidP="00352AC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Для просмотра определённых строк не основного файла использовала list с параметрами: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list calculate.c:20,29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</w:r>
    </w:p>
    <w:p w14:paraId="59F2EF80" w14:textId="6EB2050B" w:rsidR="00352AC4" w:rsidRPr="00352AC4" w:rsidRDefault="00352AC4" w:rsidP="00352AC4">
      <w:pPr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2C373828" wp14:editId="155B6803">
            <wp:extent cx="5836920" cy="22174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(рис.17)</w:t>
      </w:r>
    </w:p>
    <w:p w14:paraId="57DAE47B" w14:textId="77777777" w:rsidR="00352AC4" w:rsidRPr="00352AC4" w:rsidRDefault="00352AC4" w:rsidP="00352AC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Установитла точку останова в файле calculate.c на строке номер 21: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list calculate.c:20,27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break 21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</w:r>
    </w:p>
    <w:p w14:paraId="037C1A81" w14:textId="4FC07B88" w:rsidR="00352AC4" w:rsidRPr="00352AC4" w:rsidRDefault="00352AC4" w:rsidP="00352AC4">
      <w:pPr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5D722D86" wp14:editId="76DB2251">
            <wp:extent cx="5940425" cy="21723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(рис.18)</w:t>
      </w:r>
    </w:p>
    <w:p w14:paraId="4B1175D8" w14:textId="77777777" w:rsidR="00352AC4" w:rsidRPr="00352AC4" w:rsidRDefault="00352AC4" w:rsidP="00352AC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Вывела информацию об имеющихся в проекте точка останова: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info breakpoints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</w:r>
    </w:p>
    <w:p w14:paraId="77E2B509" w14:textId="5D7054D4" w:rsidR="00352AC4" w:rsidRPr="00352AC4" w:rsidRDefault="00352AC4" w:rsidP="00352AC4">
      <w:pPr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0049431A" wp14:editId="7CD0483D">
            <wp:extent cx="5940425" cy="7181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(рис.19)</w:t>
      </w:r>
    </w:p>
    <w:p w14:paraId="4F4804BE" w14:textId="77777777" w:rsidR="00352AC4" w:rsidRPr="00352AC4" w:rsidRDefault="00352AC4" w:rsidP="00352AC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Убрала точки останова: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info breakpoints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delete 1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</w:r>
    </w:p>
    <w:p w14:paraId="18EACB36" w14:textId="34F98BFA" w:rsidR="00352AC4" w:rsidRPr="00352AC4" w:rsidRDefault="00352AC4" w:rsidP="00352AC4">
      <w:pPr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159FF29F" wp14:editId="70101B70">
            <wp:extent cx="5940425" cy="8890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(рис.20)</w:t>
      </w:r>
    </w:p>
    <w:p w14:paraId="02829676" w14:textId="77777777" w:rsidR="00352AC4" w:rsidRPr="00352AC4" w:rsidRDefault="00352AC4" w:rsidP="00352AC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С помощью утилиты splint попробовала проанализировать коды файлов calculate.c и main.c</w:t>
      </w:r>
    </w:p>
    <w:p w14:paraId="66D2D70D" w14:textId="77777777" w:rsidR="00352AC4" w:rsidRPr="00352AC4" w:rsidRDefault="00352AC4" w:rsidP="00352AC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pict w14:anchorId="342B7DC1">
          <v:rect id="_x0000_i1049" style="width:0;height:1.5pt" o:hralign="center" o:hrstd="t" o:hr="t" fillcolor="#a0a0a0" stroked="f"/>
        </w:pict>
      </w:r>
    </w:p>
    <w:p w14:paraId="4190F1AE" w14:textId="77777777" w:rsidR="00352AC4" w:rsidRPr="00352AC4" w:rsidRDefault="00352AC4" w:rsidP="00352AC4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Контрольные вопросы:</w:t>
      </w:r>
    </w:p>
    <w:p w14:paraId="70947687" w14:textId="77777777" w:rsidR="00352AC4" w:rsidRPr="00352AC4" w:rsidRDefault="00352AC4" w:rsidP="00352AC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Как получить информацию о возможностях программ gcc, make, gdb и др.?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</w:r>
      <w:r w:rsidRPr="00352AC4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воспользоваться командой man, info</w:t>
      </w:r>
    </w:p>
    <w:p w14:paraId="0A93FC7A" w14:textId="77777777" w:rsidR="00352AC4" w:rsidRPr="00352AC4" w:rsidRDefault="00352AC4" w:rsidP="00352AC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Назовите и дайте краткую характеристику основным этапам разработки приложений в UNIX.</w:t>
      </w:r>
    </w:p>
    <w:p w14:paraId="6A49894B" w14:textId="77777777" w:rsidR="00352AC4" w:rsidRPr="00352AC4" w:rsidRDefault="00352AC4" w:rsidP="00352AC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lastRenderedPageBreak/>
        <w:t>Unix поддерживает следующие основные этапы разработки приложений: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-создание исходного кода программы;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-сохранение различных вариантов исходного текста;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-анализ исходного текста; Необходимо отслеживать изменения исходного кода, а также при работе более двух программистов над проектом программы нужно, чтобы они не делали изменений кода в одно время.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-компиляция исходного текста и построение исполняемого модуля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-тестирование и отладка;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-сохранение всех изменений, выполняемых при тестировании и отладке.</w:t>
      </w:r>
    </w:p>
    <w:p w14:paraId="2224EC32" w14:textId="77777777" w:rsidR="00352AC4" w:rsidRPr="00352AC4" w:rsidRDefault="00352AC4" w:rsidP="00352AC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Что такое суффикс в контексте языка программирования? Приведите примеры использования.</w:t>
      </w:r>
    </w:p>
    <w:p w14:paraId="7D860DDB" w14:textId="77777777" w:rsidR="00352AC4" w:rsidRPr="00352AC4" w:rsidRDefault="00352AC4" w:rsidP="00352AC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Использование суффикса ".с" для имени файла с программой на языке Си отражает удобное и полезное соглашение, принятое в ОС UNIX. Для любого имени входного файла суффикс определяет какая компиляция требуется. Суффиксы и префиксы указывают тип объекта. Одно из полезных свойств компилятора Си — его способность по суффиксам определять типы файлов. По суффиксу .c компилятор распознает, что файл abcd.c должен компилироваться, а по суффиксу .o, что файл abcd.о является объектным модулем и для получения исполняемой программы необходимо выполнить редактирование связей. Простейший пример командной строки для компиляции программы abcd.c и построения исполняемого модуля abcd имеет вид: gcc -o abcd abcd.c.</w:t>
      </w:r>
    </w:p>
    <w:p w14:paraId="1ACE86A4" w14:textId="77777777" w:rsidR="00352AC4" w:rsidRPr="00352AC4" w:rsidRDefault="00352AC4" w:rsidP="00352AC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Каково основное назначение компилятора языка С в UNIX?</w:t>
      </w:r>
    </w:p>
    <w:p w14:paraId="001013A1" w14:textId="77777777" w:rsidR="00352AC4" w:rsidRPr="00352AC4" w:rsidRDefault="00352AC4" w:rsidP="00352AC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В компиляции всей программы в целом и получении исполняемого модуля.</w:t>
      </w:r>
    </w:p>
    <w:p w14:paraId="03CDB6FF" w14:textId="77777777" w:rsidR="00352AC4" w:rsidRPr="00352AC4" w:rsidRDefault="00352AC4" w:rsidP="00352AC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Для чего предназначена утилита make?</w:t>
      </w:r>
    </w:p>
    <w:p w14:paraId="05F20E43" w14:textId="77777777" w:rsidR="00352AC4" w:rsidRPr="00352AC4" w:rsidRDefault="00352AC4" w:rsidP="00352AC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Для упрощения и автоматизации работы пользователя с командной строкой</w:t>
      </w:r>
    </w:p>
    <w:p w14:paraId="3219D542" w14:textId="77777777" w:rsidR="00352AC4" w:rsidRPr="00352AC4" w:rsidRDefault="00352AC4" w:rsidP="00352AC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Приведите пример структуры Makefile. Дайте характеристику основным элементам этого файла</w:t>
      </w:r>
    </w:p>
    <w:p w14:paraId="2417201C" w14:textId="77777777" w:rsidR="00352AC4" w:rsidRPr="00352AC4" w:rsidRDefault="00352AC4" w:rsidP="00352AC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Текст, следующий за точкой с запятой, и все последующие строки, начинающиеся с литеры табуляции, являются командами OC UNIX, которые необходимо выполнить для обновления целевого файла. Таким образом, спецификация взаимосвязей имеет формат: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target1 [ target2...]: [:] [dependment1...]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[(tab)commands]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[#commentaryъ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[(tab)commands]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[#commentary],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 xml:space="preserve">где # — специфицирует начало комментария; : — последовательность команд ОС UNIX должна содержаться в одной строке make-файла (файла описаний), есть 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lastRenderedPageBreak/>
        <w:t>возможность переноса команд (), но она считается как одна строка; :: — последовательность команд ОС UNIX может содержаться в нескольких последовательных строках файла описаний.</w:t>
      </w:r>
    </w:p>
    <w:p w14:paraId="26379F5A" w14:textId="77777777" w:rsidR="00352AC4" w:rsidRPr="00352AC4" w:rsidRDefault="00352AC4" w:rsidP="00352AC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Назовите основное свойство, присущее всем программам отладки. Что необходимо сделать, чтобы его можно было использовать?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Все программы отладки позволяют отслеживать состояние программы на любом из этапов ее исполнения. Для того чтобы эту возможность использовать необходимо изучить документацию по использованию определенного отладчика. Понять общие принципы отладки.</w:t>
      </w:r>
    </w:p>
    <w:p w14:paraId="3EE8F69E" w14:textId="77777777" w:rsidR="00352AC4" w:rsidRPr="00352AC4" w:rsidRDefault="00352AC4" w:rsidP="00352AC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Назовите и дайте основную характеристику основным командам отладчика gdb.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– backtrace – выводит весь путь к текущей точке останова, то есть названия всех функций, начиная от main(); иными словами, выводит весь стек функций;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– break – устанавливает точку останова; параметром может быть номер строки или название функции;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– clear – удаляет все точки останова на текущем уровне стека (то есть в текущей функции);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– continue – продолжает выполнение программы от текущей точки до конца;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– delete – удаляет точку останова или контрольное выражение;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– display – добавляет выражение в список выражений, значения кото- рых отображаются каждый раз при остановке программы;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– finish – выполняет программу до выхода из текущей функции; отображает возвращаемое значение,если такое имеется;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– info breakpoints – выводит список всех имеющихся точек останова;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– info watchpoints – выводит список всех имеющихся контрольных выражений;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– list – выводит исходный код; в качестве параметра передаются название файла исходного кода, затем, через двоеточие, номер начальной и конечной строки;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– next – пошаговое выполнение программы, но, в отличие от команды step, не выполняет пошагово вызываемые функции;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– print – выводит значение какого-либо выражения (выражение передаётся в качестве параметра);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– run – запускает программу на выполнение;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– set – устанавливает новое значение переменной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– step – пошаговое выполнение программы;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br/>
        <w:t>– watch – устанавливает контрольное выражение, программа остановится, как только значение контрольного выражения изменится;</w:t>
      </w:r>
    </w:p>
    <w:p w14:paraId="0A49EAB6" w14:textId="77777777" w:rsidR="00352AC4" w:rsidRPr="00352AC4" w:rsidRDefault="00352AC4" w:rsidP="00352AC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Опишите по шагам схему отладки программы, которую Вы использовали при выполнении лабораторной работы.</w:t>
      </w:r>
    </w:p>
    <w:p w14:paraId="50BDFD64" w14:textId="77777777" w:rsidR="00352AC4" w:rsidRPr="00352AC4" w:rsidRDefault="00352AC4" w:rsidP="00352AC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 xml:space="preserve">Сначала я запустила отладчик для моей программы. Установила интересующую меня точку остановки. Запустил программу ожидая, что программа остановится на </w:t>
      </w: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lastRenderedPageBreak/>
        <w:t>точке остановки. Узнала необходимые данные моей программы на текущем этапе ее исполнения путем ввода команд. Отобразил данные. Завершила программу, снял точки остановки.</w:t>
      </w:r>
    </w:p>
    <w:p w14:paraId="23AEC4CA" w14:textId="77777777" w:rsidR="00352AC4" w:rsidRPr="00352AC4" w:rsidRDefault="00352AC4" w:rsidP="00352AC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Прокомментируйте реакцию компилятора на синтаксические ошибки в программе при его первом запуске.</w:t>
      </w:r>
    </w:p>
    <w:p w14:paraId="02C03C99" w14:textId="77777777" w:rsidR="00352AC4" w:rsidRPr="00352AC4" w:rsidRDefault="00352AC4" w:rsidP="00352AC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В моем случае не было синтаксических ошибок.</w:t>
      </w:r>
    </w:p>
    <w:p w14:paraId="23E16A70" w14:textId="77777777" w:rsidR="00352AC4" w:rsidRPr="00352AC4" w:rsidRDefault="00352AC4" w:rsidP="00352AC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Назовите основные средства, повышающие понимание исходного кода программы.</w:t>
      </w:r>
    </w:p>
    <w:p w14:paraId="19BD0EA7" w14:textId="77777777" w:rsidR="00352AC4" w:rsidRPr="00352AC4" w:rsidRDefault="00352AC4" w:rsidP="00352AC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cscope - исследование функций, содержащихся в программе;</w:t>
      </w:r>
    </w:p>
    <w:p w14:paraId="04E7DD7C" w14:textId="77777777" w:rsidR="00352AC4" w:rsidRPr="00352AC4" w:rsidRDefault="00352AC4" w:rsidP="00352AC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lint -- критическая проверка программ, написанных на языке Си.</w:t>
      </w:r>
    </w:p>
    <w:p w14:paraId="4E289618" w14:textId="77777777" w:rsidR="00352AC4" w:rsidRPr="00352AC4" w:rsidRDefault="00352AC4" w:rsidP="00352AC4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Каковы основные задачи, решаемые программой splint?</w:t>
      </w:r>
    </w:p>
    <w:p w14:paraId="0612EB77" w14:textId="77777777" w:rsidR="00352AC4" w:rsidRPr="00352AC4" w:rsidRDefault="00352AC4" w:rsidP="00352AC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Splint- инструмент для статической проверки C-программ на наличие уязвимостей и ошибок</w:t>
      </w:r>
    </w:p>
    <w:p w14:paraId="1EDFF86B" w14:textId="77777777" w:rsidR="00352AC4" w:rsidRPr="00352AC4" w:rsidRDefault="00352AC4" w:rsidP="00352AC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pict w14:anchorId="03841B9B">
          <v:rect id="_x0000_i1050" style="width:0;height:1.5pt" o:hralign="center" o:hrstd="t" o:hr="t" fillcolor="#a0a0a0" stroked="f"/>
        </w:pict>
      </w:r>
    </w:p>
    <w:p w14:paraId="1149DF97" w14:textId="77777777" w:rsidR="00352AC4" w:rsidRPr="00352AC4" w:rsidRDefault="00352AC4" w:rsidP="00352AC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ВЫВОД:</w:t>
      </w:r>
    </w:p>
    <w:p w14:paraId="5A13589B" w14:textId="77777777" w:rsidR="00352AC4" w:rsidRPr="00352AC4" w:rsidRDefault="00352AC4" w:rsidP="00352AC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352AC4">
        <w:rPr>
          <w:rFonts w:ascii="Segoe UI" w:eastAsia="Times New Roman" w:hAnsi="Segoe UI" w:cs="Segoe UI"/>
          <w:sz w:val="24"/>
          <w:szCs w:val="24"/>
          <w:lang w:eastAsia="ru-RU"/>
        </w:rPr>
        <w:t>В ходе работы я приобрёл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p w14:paraId="249389B9" w14:textId="77777777" w:rsidR="00FF0DEB" w:rsidRDefault="00FF0DEB"/>
    <w:sectPr w:rsidR="00FF0D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2665"/>
    <w:multiLevelType w:val="multilevel"/>
    <w:tmpl w:val="356A963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547619"/>
    <w:multiLevelType w:val="multilevel"/>
    <w:tmpl w:val="00866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F4DB6"/>
    <w:multiLevelType w:val="multilevel"/>
    <w:tmpl w:val="F612D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49763D"/>
    <w:multiLevelType w:val="multilevel"/>
    <w:tmpl w:val="B9768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6F5B71"/>
    <w:multiLevelType w:val="multilevel"/>
    <w:tmpl w:val="8B9EB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6715AA"/>
    <w:multiLevelType w:val="multilevel"/>
    <w:tmpl w:val="933A93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EA4AB1"/>
    <w:multiLevelType w:val="multilevel"/>
    <w:tmpl w:val="7916A3C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F71E07"/>
    <w:multiLevelType w:val="multilevel"/>
    <w:tmpl w:val="2FC87CF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486F6B"/>
    <w:multiLevelType w:val="multilevel"/>
    <w:tmpl w:val="339C673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08261B"/>
    <w:multiLevelType w:val="multilevel"/>
    <w:tmpl w:val="320422C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7938D4"/>
    <w:multiLevelType w:val="multilevel"/>
    <w:tmpl w:val="B400065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FB0441"/>
    <w:multiLevelType w:val="multilevel"/>
    <w:tmpl w:val="B39C0F6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771DE3"/>
    <w:multiLevelType w:val="multilevel"/>
    <w:tmpl w:val="809ED04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5B7919"/>
    <w:multiLevelType w:val="multilevel"/>
    <w:tmpl w:val="3208C1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382227"/>
    <w:multiLevelType w:val="multilevel"/>
    <w:tmpl w:val="E6C6F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866ACD"/>
    <w:multiLevelType w:val="multilevel"/>
    <w:tmpl w:val="06344BC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FC14214"/>
    <w:multiLevelType w:val="multilevel"/>
    <w:tmpl w:val="527E2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7AE57CA"/>
    <w:multiLevelType w:val="multilevel"/>
    <w:tmpl w:val="4A38BE1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D1B4F26"/>
    <w:multiLevelType w:val="multilevel"/>
    <w:tmpl w:val="3788C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C10338"/>
    <w:multiLevelType w:val="multilevel"/>
    <w:tmpl w:val="6CA6B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4"/>
  </w:num>
  <w:num w:numId="3">
    <w:abstractNumId w:val="17"/>
  </w:num>
  <w:num w:numId="4">
    <w:abstractNumId w:val="2"/>
  </w:num>
  <w:num w:numId="5">
    <w:abstractNumId w:val="5"/>
  </w:num>
  <w:num w:numId="6">
    <w:abstractNumId w:val="1"/>
  </w:num>
  <w:num w:numId="7">
    <w:abstractNumId w:val="15"/>
  </w:num>
  <w:num w:numId="8">
    <w:abstractNumId w:val="7"/>
  </w:num>
  <w:num w:numId="9">
    <w:abstractNumId w:val="19"/>
  </w:num>
  <w:num w:numId="10">
    <w:abstractNumId w:val="0"/>
  </w:num>
  <w:num w:numId="11">
    <w:abstractNumId w:val="3"/>
  </w:num>
  <w:num w:numId="12">
    <w:abstractNumId w:val="13"/>
  </w:num>
  <w:num w:numId="13">
    <w:abstractNumId w:val="6"/>
  </w:num>
  <w:num w:numId="14">
    <w:abstractNumId w:val="11"/>
  </w:num>
  <w:num w:numId="15">
    <w:abstractNumId w:val="10"/>
  </w:num>
  <w:num w:numId="16">
    <w:abstractNumId w:val="18"/>
  </w:num>
  <w:num w:numId="17">
    <w:abstractNumId w:val="8"/>
  </w:num>
  <w:num w:numId="18">
    <w:abstractNumId w:val="9"/>
  </w:num>
  <w:num w:numId="19">
    <w:abstractNumId w:val="14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3ED"/>
    <w:rsid w:val="001653ED"/>
    <w:rsid w:val="00352AC4"/>
    <w:rsid w:val="00FF0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A633DDD-E8D5-4D7A-AAF9-3B6B37909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52A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352AC4"/>
    <w:rPr>
      <w:b/>
      <w:bCs/>
    </w:rPr>
  </w:style>
  <w:style w:type="character" w:styleId="a5">
    <w:name w:val="Emphasis"/>
    <w:basedOn w:val="a0"/>
    <w:uiPriority w:val="20"/>
    <w:qFormat/>
    <w:rsid w:val="00352A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11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1594</Words>
  <Characters>9092</Characters>
  <Application>Microsoft Office Word</Application>
  <DocSecurity>0</DocSecurity>
  <Lines>75</Lines>
  <Paragraphs>21</Paragraphs>
  <ScaleCrop>false</ScaleCrop>
  <Company/>
  <LinksUpToDate>false</LinksUpToDate>
  <CharactersWithSpaces>10665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Тазаева Анастасия Анатольевна</dc:creator>
  <cp:keywords/>
  <dc:description/>
  <cp:lastModifiedBy>Тазаева Анастасия Анатольевна</cp:lastModifiedBy>
  <cp:revision>2</cp:revision>
  <dcterms:created xsi:type="dcterms:W3CDTF">2021-06-05T14:10:00Z</dcterms:created>
  <dcterms:modified xsi:type="dcterms:W3CDTF">2021-06-05T14:11:00Z</dcterms:modified>
</cp:coreProperties>
</file>