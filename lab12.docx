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0A731" w14:textId="1A51DA93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РОССИЙСКИЙ УНИВЕРСИТЕТ ДРУЖБЫ НАРОДОВ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Факультет физико-математических и естественных наук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Кафедра прикладной информатики и теории вероятностей</w:t>
      </w:r>
    </w:p>
    <w:p w14:paraId="513B0A2D" w14:textId="610232D8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2C6561C9" w14:textId="48652347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6B072AAA" w14:textId="0CFCADBA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</w:pPr>
    </w:p>
    <w:p w14:paraId="54A176AF" w14:textId="77777777" w:rsidR="00941C1A" w:rsidRP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06EADE71" w14:textId="0324F3AA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ОТЧЕТ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ПО ЛАБОРАТОРНОЙ РАБОТЕ № 12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ins w:id="0" w:author="Unknown">
        <w:r w:rsidRPr="00941C1A">
          <w:rPr>
            <w:rFonts w:ascii="Segoe UI" w:eastAsia="Times New Roman" w:hAnsi="Segoe UI" w:cs="Segoe UI"/>
            <w:b/>
            <w:bCs/>
            <w:sz w:val="24"/>
            <w:szCs w:val="24"/>
            <w:lang w:eastAsia="ru-RU"/>
          </w:rPr>
          <w:t>Программирование в командном процессоре ОС UNIX. Ветвления и циклы</w:t>
        </w:r>
      </w:ins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дисциплина: </w:t>
      </w:r>
      <w:ins w:id="1" w:author="Unknown">
        <w:r w:rsidRPr="00941C1A">
          <w:rPr>
            <w:rFonts w:ascii="Segoe UI" w:eastAsia="Times New Roman" w:hAnsi="Segoe UI" w:cs="Segoe UI"/>
            <w:sz w:val="24"/>
            <w:szCs w:val="24"/>
            <w:lang w:eastAsia="ru-RU"/>
          </w:rPr>
          <w:t>Операционные системы</w:t>
        </w:r>
      </w:ins>
    </w:p>
    <w:p w14:paraId="3BA46EFD" w14:textId="2E42BC86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51473EA4" w14:textId="353AEAE0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3051704A" w14:textId="3F4D835A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1BB4DD94" w14:textId="04A52DFE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4FE217BA" w14:textId="2FB52C17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546928F3" w14:textId="6154CDC3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0D66A9BB" w14:textId="368A1006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69958CA5" w14:textId="2941874F" w:rsid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51F0B4B8" w14:textId="77777777" w:rsidR="00941C1A" w:rsidRP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7B644E25" w14:textId="77777777" w:rsidR="00941C1A" w:rsidRP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ins w:id="2" w:author="Unknown">
        <w:r w:rsidRPr="00941C1A">
          <w:rPr>
            <w:rFonts w:ascii="Segoe UI" w:eastAsia="Times New Roman" w:hAnsi="Segoe UI" w:cs="Segoe UI"/>
            <w:sz w:val="24"/>
            <w:szCs w:val="24"/>
            <w:lang w:eastAsia="ru-RU"/>
          </w:rPr>
          <w:t>Студент: Тазаева Анастасия Анатольевна</w:t>
        </w:r>
        <w:r w:rsidRPr="00941C1A">
          <w:rPr>
            <w:rFonts w:ascii="Segoe UI" w:eastAsia="Times New Roman" w:hAnsi="Segoe UI" w:cs="Segoe UI"/>
            <w:sz w:val="24"/>
            <w:szCs w:val="24"/>
            <w:lang w:eastAsia="ru-RU"/>
          </w:rPr>
          <w:br/>
          <w:t>Группа: НПИбд-02-20</w:t>
        </w:r>
      </w:ins>
    </w:p>
    <w:p w14:paraId="5216CB04" w14:textId="1635D3CB" w:rsid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МОСКВА 2021г.</w:t>
      </w:r>
    </w:p>
    <w:p w14:paraId="2A0ADDE7" w14:textId="7DEFA182" w:rsid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6D13FA13" w14:textId="326DA2DD" w:rsid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330DCAC8" w14:textId="332933F9" w:rsid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4661EFFD" w14:textId="77777777" w:rsidR="00941C1A" w:rsidRP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4F772FBE" w14:textId="77777777" w:rsidR="00941C1A" w:rsidRP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lastRenderedPageBreak/>
        <w:t>Цель работы:</w:t>
      </w: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  <w:t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 w14:paraId="2A6F7D51" w14:textId="77777777" w:rsidR="00941C1A" w:rsidRP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Ход работы:</w:t>
      </w:r>
    </w:p>
    <w:p w14:paraId="1227587B" w14:textId="77777777" w:rsidR="00941C1A" w:rsidRPr="00941C1A" w:rsidRDefault="00941C1A" w:rsidP="00941C1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Используя команды </w:t>
      </w:r>
      <w:proofErr w:type="spellStart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getopts</w:t>
      </w:r>
      <w:proofErr w:type="spellEnd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 </w:t>
      </w:r>
      <w:proofErr w:type="spellStart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grep</w:t>
      </w:r>
      <w:proofErr w:type="spellEnd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, написать командный файл, который анализирует командную строку с ключами:</w:t>
      </w:r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br/>
        <w:t>– -</w:t>
      </w:r>
      <w:proofErr w:type="spellStart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iinputfile</w:t>
      </w:r>
      <w:proofErr w:type="spellEnd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 — прочитать данные из указанного файла;</w:t>
      </w:r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br/>
        <w:t>– -</w:t>
      </w:r>
      <w:proofErr w:type="spellStart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ooutputfile</w:t>
      </w:r>
      <w:proofErr w:type="spellEnd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 — вывести данные в указанный файл;</w:t>
      </w:r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br/>
        <w:t>– -</w:t>
      </w:r>
      <w:proofErr w:type="spellStart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pшаблон</w:t>
      </w:r>
      <w:proofErr w:type="spellEnd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 — указать шаблон для поиска;</w:t>
      </w:r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br/>
        <w:t>– -C — различать большие и малые буквы;</w:t>
      </w:r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br/>
        <w:t>– -n — выдавать номера строк.</w:t>
      </w:r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br/>
        <w:t>а затем ищет в указанном файле нужные строки, определяемые ключом -p</w:t>
      </w:r>
    </w:p>
    <w:p w14:paraId="0A7A282D" w14:textId="77777777" w:rsidR="00941C1A" w:rsidRP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Для начала создала 3 файла, 1- файл, который будет читаться (i</w:t>
      </w:r>
      <w:proofErr w:type="gram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)(</w:t>
      </w:r>
      <w:proofErr w:type="gram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abc.sh рис.3), 2- файл, в который будут вводиться данные(efg.sh рис.4), 3- командный файл(рис.1), в нем и написан скрипт(рис.2). Далее выполнила файл(рис.5) </w:t>
      </w:r>
    </w:p>
    <w:p w14:paraId="0B63F063" w14:textId="14478124" w:rsidR="00941C1A" w:rsidRP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53D0BF4A" wp14:editId="2C675C2A">
            <wp:extent cx="4480560" cy="304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(рис.1)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0A4755D3" wp14:editId="3C1F4FA4">
            <wp:extent cx="3002280" cy="32613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(рис.2)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DB42E41" wp14:editId="657EFA2C">
            <wp:extent cx="5242560" cy="3779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(рис.3)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345F7311" wp14:editId="62338F95">
            <wp:extent cx="5067300" cy="3779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(рис.4)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4CCE2BF7" wp14:editId="03DBAFDA">
            <wp:extent cx="5940425" cy="9607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(рис.5)</w:t>
      </w:r>
    </w:p>
    <w:p w14:paraId="1409B59F" w14:textId="77777777" w:rsidR="00941C1A" w:rsidRPr="00941C1A" w:rsidRDefault="00941C1A" w:rsidP="00941C1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br/>
        <w:t xml:space="preserve">2. </w:t>
      </w:r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</w:t>
      </w:r>
      <w:proofErr w:type="spellStart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exit</w:t>
      </w:r>
      <w:proofErr w:type="spellEnd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(n), передавая информацию </w:t>
      </w:r>
      <w:proofErr w:type="gramStart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в о</w:t>
      </w:r>
      <w:proofErr w:type="gramEnd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 коде завершения в оболочку. Командный файл должен вызывать эту программу и, проанализировав с помощью команды </w:t>
      </w:r>
      <w:proofErr w:type="gramStart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$?,</w:t>
      </w:r>
      <w:proofErr w:type="gramEnd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 выдать сообщение о том, какое число было введено.</w:t>
      </w:r>
    </w:p>
    <w:p w14:paraId="53895C51" w14:textId="77777777" w:rsidR="00941C1A" w:rsidRP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Создали файл </w:t>
      </w:r>
      <w:proofErr w:type="gram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с скриптом</w:t>
      </w:r>
      <w:proofErr w:type="gram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(рис.6), который определяет, какое число(больше-меньше-равно-0). Выводит числа 0 1 2, 0 - число отрицательное, 1 - число положительное, 2 </w:t>
      </w:r>
      <w:proofErr w:type="gram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- это</w:t>
      </w:r>
      <w:proofErr w:type="gram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число нуль. Также был создан командный файл, он как раз-таки и читает этот файл с программой, и получая число 0/1/2 он выводит для каждого </w:t>
      </w:r>
      <w:proofErr w:type="gram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сообщение.(</w:t>
      </w:r>
      <w:proofErr w:type="gram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рис.7). Проверили работу(рис.8)</w:t>
      </w:r>
    </w:p>
    <w:p w14:paraId="57A77B2C" w14:textId="1A037C3C" w:rsidR="00941C1A" w:rsidRP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C7985F0" wp14:editId="5546D919">
            <wp:extent cx="5940425" cy="73894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8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(рис.6)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7D140E8B" wp14:editId="40EFA27B">
            <wp:extent cx="4724400" cy="3794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(рис.7)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057ED9D8" wp14:editId="64C28C16">
            <wp:extent cx="4411980" cy="30784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(рис.8)</w:t>
      </w:r>
    </w:p>
    <w:p w14:paraId="4F2D2877" w14:textId="77777777" w:rsidR="00941C1A" w:rsidRPr="00941C1A" w:rsidRDefault="00941C1A" w:rsidP="00941C1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3. </w:t>
      </w:r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Написать командный файл, создающий указанное число файлов, пронумерованных последовательно от 1 до N (например 1.tmp, 2.tmp, </w:t>
      </w:r>
      <w:proofErr w:type="gramStart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3.tmp,4.tmp</w:t>
      </w:r>
      <w:proofErr w:type="gramEnd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</w:p>
    <w:p w14:paraId="12764323" w14:textId="77777777" w:rsidR="00941C1A" w:rsidRP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 xml:space="preserve">Создали файл со скриптом (рис.9 и 10). Файл выводит на экран какое кол-во необходимо создать файлов, с клавиатуры вводим число. Создаются файлы от 1 до n, сделали так, чтобы программа выводила содержимое директории домашней. Далее по необходимости удаляются файлы, и снова выводится содержимое </w:t>
      </w:r>
      <w:proofErr w:type="spellStart"/>
      <w:proofErr w:type="gram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дом.дир</w:t>
      </w:r>
      <w:proofErr w:type="spellEnd"/>
      <w:proofErr w:type="gram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.(рис.11)</w:t>
      </w:r>
    </w:p>
    <w:p w14:paraId="5DFA4A63" w14:textId="16DB8025" w:rsidR="00941C1A" w:rsidRP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6E77E3F2" wp14:editId="2A0EDA5A">
            <wp:extent cx="5940425" cy="6250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5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(рис.9)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0870A8C3" wp14:editId="5EDBCAC0">
            <wp:extent cx="3352800" cy="19354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(рис.10)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6506FF67" wp14:editId="6AD6FB01">
            <wp:extent cx="5940425" cy="57423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(рис.11)</w:t>
      </w:r>
    </w:p>
    <w:p w14:paraId="6604AC67" w14:textId="77777777" w:rsidR="00941C1A" w:rsidRPr="00941C1A" w:rsidRDefault="00941C1A" w:rsidP="00941C1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4. </w:t>
      </w:r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Написать командный файл, который с помощью команды </w:t>
      </w:r>
      <w:proofErr w:type="spellStart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tar</w:t>
      </w:r>
      <w:proofErr w:type="spellEnd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 xml:space="preserve"> запаковывает в архив все файлы в указанной директории. Модифицировать его так, чтобы </w:t>
      </w:r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lastRenderedPageBreak/>
        <w:t xml:space="preserve">запаковывались только те файлы, которые были изменены менее недели тому назад (использовать команду </w:t>
      </w:r>
      <w:proofErr w:type="spellStart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find</w:t>
      </w:r>
      <w:proofErr w:type="spellEnd"/>
      <w:r w:rsidRPr="00941C1A">
        <w:rPr>
          <w:rFonts w:ascii="Segoe UI" w:eastAsia="Times New Roman" w:hAnsi="Segoe UI" w:cs="Segoe UI"/>
          <w:i/>
          <w:iCs/>
          <w:sz w:val="24"/>
          <w:szCs w:val="24"/>
          <w:lang w:eastAsia="ru-RU"/>
        </w:rPr>
        <w:t>).</w:t>
      </w:r>
    </w:p>
    <w:p w14:paraId="5C56CF98" w14:textId="77777777" w:rsidR="00941C1A" w:rsidRP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Написала командный файл, который с помощью команды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tar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запаковывает в архив все файлы в указанной директории. Запаковываются только те файлы, которые были изменены менее недели тому назад (использовал команду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find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). (рис.12) и проверила(рис.13)</w:t>
      </w:r>
    </w:p>
    <w:p w14:paraId="0966F4CE" w14:textId="091DDCD9" w:rsidR="00941C1A" w:rsidRP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drawing>
          <wp:inline distT="0" distB="0" distL="0" distR="0" wp14:anchorId="588105F5" wp14:editId="65F87E9B">
            <wp:extent cx="5940425" cy="7373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(рис.12)</w:t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</w:r>
      <w:r w:rsidRPr="00941C1A">
        <w:rPr>
          <w:rFonts w:ascii="Segoe UI" w:eastAsia="Times New Roman" w:hAnsi="Segoe UI" w:cs="Segoe UI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8CE654A" wp14:editId="5CDB75A7">
            <wp:extent cx="5940425" cy="2964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br/>
        <w:t>(рис.13)</w:t>
      </w:r>
    </w:p>
    <w:p w14:paraId="4DCA3C9B" w14:textId="77777777" w:rsidR="00941C1A" w:rsidRPr="00941C1A" w:rsidRDefault="00941C1A" w:rsidP="00941C1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</w:r>
    </w:p>
    <w:p w14:paraId="6283E1DF" w14:textId="77777777" w:rsidR="00941C1A" w:rsidRPr="00941C1A" w:rsidRDefault="00941C1A" w:rsidP="00941C1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Контрольные вопросы:</w:t>
      </w:r>
    </w:p>
    <w:p w14:paraId="787D0080" w14:textId="77777777" w:rsidR="00941C1A" w:rsidRPr="00941C1A" w:rsidRDefault="00941C1A" w:rsidP="00941C1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Каково предназначение команды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getopts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?</w:t>
      </w: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Команда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getopts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используется для разбора параметров и проверки опций на допустимость.</w:t>
      </w: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  <w:t>Осуществляет синтаксический анализ командной строки, выделяя флаги, и используется для объявления переменных.</w:t>
      </w:r>
    </w:p>
    <w:p w14:paraId="6E891C31" w14:textId="77777777" w:rsidR="00941C1A" w:rsidRPr="00941C1A" w:rsidRDefault="00941C1A" w:rsidP="00941C1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Какое отношение метасимволы имеют к генерации имён файлов?</w:t>
      </w: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Метасимволы отвечают за параметры выдачи файлов, </w:t>
      </w:r>
      <w:proofErr w:type="gram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а следовательно</w:t>
      </w:r>
      <w:proofErr w:type="gram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могут вносить иной смысл, нежели прямое значение как символа.</w:t>
      </w: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  <w:t>Например:</w:t>
      </w:r>
    </w:p>
    <w:p w14:paraId="1D0B8102" w14:textId="77777777" w:rsidR="00941C1A" w:rsidRPr="00941C1A" w:rsidRDefault="00941C1A" w:rsidP="00941C1A">
      <w:pPr>
        <w:numPr>
          <w:ilvl w:val="0"/>
          <w:numId w:val="3"/>
        </w:numPr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sz w:val="24"/>
          <w:szCs w:val="24"/>
          <w:lang w:eastAsia="ru-RU"/>
        </w:rPr>
      </w:pPr>
    </w:p>
    <w:p w14:paraId="5D60F148" w14:textId="77777777" w:rsidR="00941C1A" w:rsidRPr="00941C1A" w:rsidRDefault="00941C1A" w:rsidP="00941C1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— соответствует произвольной, в том числе и пустой строке;</w:t>
      </w:r>
    </w:p>
    <w:p w14:paraId="6B1542E7" w14:textId="77777777" w:rsidR="00941C1A" w:rsidRPr="00941C1A" w:rsidRDefault="00941C1A" w:rsidP="00941C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? — соответствует любому одному символу;</w:t>
      </w:r>
    </w:p>
    <w:p w14:paraId="29B47967" w14:textId="77777777" w:rsidR="00941C1A" w:rsidRPr="00941C1A" w:rsidRDefault="00941C1A" w:rsidP="00941C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[c1-c1] — соответствует любому символу, лексикографически на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ходящемуся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между символами c1 и с2.</w:t>
      </w:r>
    </w:p>
    <w:p w14:paraId="0BA22409" w14:textId="77777777" w:rsidR="00941C1A" w:rsidRPr="00941C1A" w:rsidRDefault="00941C1A" w:rsidP="00941C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echo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* — выведет имена всех файлов текущего каталога, что представляет собой простейший аналог команды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ls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;</w:t>
      </w:r>
    </w:p>
    <w:p w14:paraId="664D28E9" w14:textId="77777777" w:rsidR="00941C1A" w:rsidRPr="00941C1A" w:rsidRDefault="00941C1A" w:rsidP="00941C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ls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*.c — выведет все файлы с последними двумя символами, </w:t>
      </w:r>
      <w:proofErr w:type="gram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равными .</w:t>
      </w:r>
      <w:proofErr w:type="gram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c.</w:t>
      </w:r>
    </w:p>
    <w:p w14:paraId="392762F6" w14:textId="77777777" w:rsidR="00941C1A" w:rsidRPr="00941C1A" w:rsidRDefault="00941C1A" w:rsidP="00941C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echo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prog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.? — выдаст все файлы, состоящие из пяти или шести символов, первыми пятью символами которых являются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prog</w:t>
      </w:r>
      <w:proofErr w:type="spellEnd"/>
      <w:proofErr w:type="gram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. .</w:t>
      </w:r>
      <w:proofErr w:type="gramEnd"/>
    </w:p>
    <w:p w14:paraId="370C5BEC" w14:textId="77777777" w:rsidR="00941C1A" w:rsidRPr="00941C1A" w:rsidRDefault="00941C1A" w:rsidP="00941C1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[a-</w:t>
      </w:r>
      <w:proofErr w:type="gram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z]*</w:t>
      </w:r>
      <w:proofErr w:type="gram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— соответствует произвольному имени файла в текущем каталоге, начинающемуся с любой строчной буквы латинского алфавита.</w:t>
      </w:r>
    </w:p>
    <w:p w14:paraId="702F3D6E" w14:textId="77777777" w:rsidR="00941C1A" w:rsidRPr="00941C1A" w:rsidRDefault="00941C1A" w:rsidP="00941C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lastRenderedPageBreak/>
        <w:t>Какие операторы управления действиями вы знаете?</w:t>
      </w: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for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, </w:t>
      </w:r>
      <w:proofErr w:type="spellStart"/>
      <w:proofErr w:type="gram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break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,</w:t>
      </w:r>
      <w:proofErr w:type="gram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while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,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until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,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case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,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continue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,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if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,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else</w:t>
      </w:r>
      <w:proofErr w:type="spellEnd"/>
    </w:p>
    <w:p w14:paraId="5F5496DA" w14:textId="77777777" w:rsidR="00941C1A" w:rsidRPr="00941C1A" w:rsidRDefault="00941C1A" w:rsidP="00941C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Какие операторы используются для прерывания цикла?</w:t>
      </w: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break</w:t>
      </w:r>
      <w:proofErr w:type="spellEnd"/>
    </w:p>
    <w:p w14:paraId="4B2C06A1" w14:textId="77777777" w:rsidR="00941C1A" w:rsidRPr="00941C1A" w:rsidRDefault="00941C1A" w:rsidP="00941C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Для чего нужны команды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false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и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true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?</w:t>
      </w: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Это логические значения (0 и 1 соответственно). Можно использовать как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полее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понятный вариант</w:t>
      </w:r>
    </w:p>
    <w:p w14:paraId="73073BBB" w14:textId="77777777" w:rsidR="00941C1A" w:rsidRPr="00941C1A" w:rsidRDefault="00941C1A" w:rsidP="00941C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Что означает строка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if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test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-f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man$s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/$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i.$s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, встреченная в командном файле?</w:t>
      </w: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  <w:t xml:space="preserve">Условие существование файла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man$s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/$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i.$s</w:t>
      </w:r>
      <w:proofErr w:type="spellEnd"/>
    </w:p>
    <w:p w14:paraId="778B6EB0" w14:textId="77777777" w:rsidR="00941C1A" w:rsidRPr="00941C1A" w:rsidRDefault="00941C1A" w:rsidP="00941C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Объясните различия между конструкциями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while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и </w:t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until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while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- проверка условия затем выполнение тела цикла</w:t>
      </w: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br/>
      </w:r>
      <w:proofErr w:type="spellStart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until</w:t>
      </w:r>
      <w:proofErr w:type="spellEnd"/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 xml:space="preserve"> - выполнение тела цикла затем проверка условия</w:t>
      </w:r>
    </w:p>
    <w:p w14:paraId="3B225C96" w14:textId="77777777" w:rsidR="00941C1A" w:rsidRP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ВЫВОД:</w:t>
      </w:r>
    </w:p>
    <w:p w14:paraId="3046A9B4" w14:textId="77777777" w:rsidR="00941C1A" w:rsidRPr="00941C1A" w:rsidRDefault="00941C1A" w:rsidP="00941C1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941C1A">
        <w:rPr>
          <w:rFonts w:ascii="Segoe UI" w:eastAsia="Times New Roman" w:hAnsi="Segoe UI" w:cs="Segoe UI"/>
          <w:sz w:val="24"/>
          <w:szCs w:val="24"/>
          <w:lang w:eastAsia="ru-RU"/>
        </w:rPr>
        <w:t>В ходе работы мы изучили основы программирования в оболочке ОС UNIX. Научились писать более сложные командные файлы с использование логических управляющих инструкций и циклов.</w:t>
      </w:r>
    </w:p>
    <w:p w14:paraId="47CC3AEB" w14:textId="77777777" w:rsidR="00995D41" w:rsidRPr="00941C1A" w:rsidRDefault="00995D41" w:rsidP="00941C1A"/>
    <w:sectPr w:rsidR="00995D41" w:rsidRPr="00941C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D36BE"/>
    <w:multiLevelType w:val="multilevel"/>
    <w:tmpl w:val="A64AD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9422FE"/>
    <w:multiLevelType w:val="multilevel"/>
    <w:tmpl w:val="2098D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324307"/>
    <w:multiLevelType w:val="multilevel"/>
    <w:tmpl w:val="3D66D2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184E06"/>
    <w:multiLevelType w:val="multilevel"/>
    <w:tmpl w:val="FB9E9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CCB"/>
    <w:rsid w:val="00941C1A"/>
    <w:rsid w:val="00995D41"/>
    <w:rsid w:val="00FD0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1F94E"/>
  <w15:chartTrackingRefBased/>
  <w15:docId w15:val="{E90A5471-B5AC-4F7E-98D6-853159353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41C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41C1A"/>
    <w:rPr>
      <w:b/>
      <w:bCs/>
    </w:rPr>
  </w:style>
  <w:style w:type="character" w:styleId="a5">
    <w:name w:val="Emphasis"/>
    <w:basedOn w:val="a0"/>
    <w:uiPriority w:val="20"/>
    <w:qFormat/>
    <w:rsid w:val="00941C1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69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741</Words>
  <Characters>4228</Characters>
  <Application>Microsoft Office Word</Application>
  <DocSecurity>0</DocSecurity>
  <Lines>35</Lines>
  <Paragraphs>9</Paragraphs>
  <ScaleCrop>false</ScaleCrop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Тазаева Анастасия Анатольевна</dc:creator>
  <cp:keywords/>
  <dc:description/>
  <cp:lastModifiedBy>Тазаева Анастасия Анатольевна</cp:lastModifiedBy>
  <cp:revision>2</cp:revision>
  <dcterms:created xsi:type="dcterms:W3CDTF">2021-05-29T16:59:00Z</dcterms:created>
  <dcterms:modified xsi:type="dcterms:W3CDTF">2021-05-29T17:00:00Z</dcterms:modified>
</cp:coreProperties>
</file>